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91F80" w14:textId="7FA06F2D" w:rsidR="009D42D0" w:rsidRPr="00E72077" w:rsidRDefault="009D42D0" w:rsidP="00114AAD">
      <w:pPr>
        <w:spacing w:after="0" w:line="240" w:lineRule="auto"/>
        <w:rPr>
          <w:rFonts w:ascii="Times New Roman" w:eastAsia="Times New Roman" w:hAnsi="Times New Roman" w:cs="Times New Roman"/>
          <w:color w:val="000000"/>
          <w:sz w:val="24"/>
          <w:szCs w:val="24"/>
        </w:rPr>
      </w:pPr>
      <w:r w:rsidRPr="00E72077">
        <w:rPr>
          <w:rFonts w:ascii="Times New Roman" w:eastAsia="Times New Roman" w:hAnsi="Times New Roman" w:cs="Times New Roman"/>
          <w:color w:val="000000"/>
          <w:sz w:val="24"/>
          <w:szCs w:val="24"/>
        </w:rPr>
        <w:t>SUBMISSION TYPE</w:t>
      </w:r>
    </w:p>
    <w:p w14:paraId="6D42C770" w14:textId="78BE2ED6" w:rsidR="009D42D0" w:rsidRPr="00E72077" w:rsidRDefault="009D42D0" w:rsidP="00114AAD">
      <w:pPr>
        <w:spacing w:after="0" w:line="240" w:lineRule="auto"/>
        <w:rPr>
          <w:rFonts w:ascii="Times New Roman" w:eastAsia="Times New Roman" w:hAnsi="Times New Roman" w:cs="Times New Roman"/>
          <w:color w:val="000000"/>
          <w:sz w:val="24"/>
          <w:szCs w:val="24"/>
        </w:rPr>
      </w:pPr>
      <w:r>
        <w:rPr>
          <w:rFonts w:ascii="Times New Roman" w:hAnsi="Times New Roman"/>
          <w:b w:val="0"/>
          <w:sz w:val="24"/>
        </w:rPr>
        <w:t>Manuscript draft</w:t>
      </w:r>
    </w:p>
    <w:p w14:paraId="144ED603" w14:textId="77777777" w:rsidR="00114AAD" w:rsidRPr="00E72077" w:rsidRDefault="00114AAD" w:rsidP="00114AAD">
      <w:pPr>
        <w:spacing w:after="0" w:line="240" w:lineRule="auto"/>
        <w:rPr>
          <w:rFonts w:ascii="Times New Roman" w:eastAsia="Times New Roman" w:hAnsi="Times New Roman" w:cs="Times New Roman"/>
          <w:color w:val="000000"/>
          <w:sz w:val="24"/>
          <w:szCs w:val="24"/>
        </w:rPr>
      </w:pPr>
    </w:p>
    <w:p w14:paraId="2F74EDA2" w14:textId="262F4F51" w:rsidR="00114AAD" w:rsidRPr="00E72077" w:rsidRDefault="00114AAD" w:rsidP="00114AAD">
      <w:pPr>
        <w:spacing w:after="0" w:line="240" w:lineRule="auto"/>
        <w:rPr>
          <w:rFonts w:ascii="Times New Roman" w:eastAsia="Times New Roman" w:hAnsi="Times New Roman" w:cs="Times New Roman"/>
          <w:color w:val="000000"/>
          <w:sz w:val="24"/>
          <w:szCs w:val="24"/>
        </w:rPr>
      </w:pPr>
      <w:r w:rsidRPr="00E72077">
        <w:rPr>
          <w:rFonts w:ascii="Times New Roman" w:eastAsia="Times New Roman" w:hAnsi="Times New Roman" w:cs="Times New Roman"/>
          <w:color w:val="000000"/>
          <w:sz w:val="24"/>
          <w:szCs w:val="24"/>
        </w:rPr>
        <w:t>TITLE</w:t>
      </w:r>
    </w:p>
    <w:p w14:paraId="41CCB3F4" w14:textId="1B4DD592" w:rsidR="00357950" w:rsidRPr="00E72077" w:rsidRDefault="00357950" w:rsidP="00357950">
      <w:pPr>
        <w:spacing w:after="0" w:line="240" w:lineRule="auto"/>
        <w:rPr>
          <w:rFonts w:ascii="Times New Roman" w:eastAsia="Times New Roman" w:hAnsi="Times New Roman" w:cs="Times New Roman"/>
          <w:color w:val="000000"/>
          <w:sz w:val="24"/>
          <w:szCs w:val="24"/>
        </w:rPr>
      </w:pPr>
      <w:r>
        <w:rPr>
          <w:rFonts w:ascii="Times New Roman" w:hAnsi="Times New Roman"/>
          <w:b w:val="0"/>
          <w:sz w:val="24"/>
        </w:rPr>
        <w:t>Management-Related Discourse on r/antiwork, 2021-2025: An Exploratory Topic Modeling Study</w:t>
      </w:r>
    </w:p>
    <w:p w14:paraId="57F03A18" w14:textId="77777777" w:rsidR="009D42D0" w:rsidRPr="00E72077" w:rsidRDefault="009D42D0" w:rsidP="00114AAD">
      <w:pPr>
        <w:spacing w:after="0" w:line="240" w:lineRule="auto"/>
        <w:rPr>
          <w:rFonts w:ascii="Times New Roman" w:eastAsia="Times New Roman" w:hAnsi="Times New Roman" w:cs="Times New Roman"/>
          <w:color w:val="000000"/>
          <w:sz w:val="24"/>
          <w:szCs w:val="24"/>
        </w:rPr>
      </w:pPr>
    </w:p>
    <w:p w14:paraId="72099312" w14:textId="2567E44B" w:rsidR="009D42D0" w:rsidRPr="00E72077" w:rsidRDefault="009D42D0" w:rsidP="00114AAD">
      <w:pPr>
        <w:spacing w:after="0" w:line="240" w:lineRule="auto"/>
        <w:rPr>
          <w:rFonts w:ascii="Times New Roman" w:eastAsia="Times New Roman" w:hAnsi="Times New Roman" w:cs="Times New Roman"/>
          <w:color w:val="000000"/>
          <w:sz w:val="24"/>
          <w:szCs w:val="24"/>
        </w:rPr>
      </w:pPr>
      <w:r w:rsidRPr="00E72077">
        <w:rPr>
          <w:rFonts w:ascii="Times New Roman" w:eastAsia="Times New Roman" w:hAnsi="Times New Roman" w:cs="Times New Roman"/>
          <w:color w:val="000000"/>
          <w:sz w:val="24"/>
          <w:szCs w:val="24"/>
        </w:rPr>
        <w:t>SHORTENED TITLE</w:t>
      </w:r>
    </w:p>
    <w:p w14:paraId="1DADE638" w14:textId="18C5F036" w:rsidR="009D42D0" w:rsidRPr="00E72077" w:rsidRDefault="00CA00A6" w:rsidP="00114AAD">
      <w:pPr>
        <w:spacing w:after="0" w:line="240" w:lineRule="auto"/>
        <w:rPr>
          <w:rFonts w:ascii="Times New Roman" w:eastAsia="Times New Roman" w:hAnsi="Times New Roman" w:cs="Times New Roman"/>
          <w:color w:val="000000"/>
          <w:sz w:val="24"/>
          <w:szCs w:val="24"/>
        </w:rPr>
      </w:pPr>
      <w:r>
        <w:rPr>
          <w:rFonts w:ascii="Times New Roman" w:hAnsi="Times New Roman"/>
          <w:b w:val="0"/>
          <w:sz w:val="24"/>
        </w:rPr>
        <w:t>Management-Related r/antiwork Discourse</w:t>
      </w:r>
    </w:p>
    <w:p w14:paraId="04E27447" w14:textId="77777777" w:rsidR="009D42D0" w:rsidRPr="00E72077" w:rsidRDefault="009D42D0" w:rsidP="00114AAD">
      <w:pPr>
        <w:spacing w:after="0" w:line="240" w:lineRule="auto"/>
        <w:rPr>
          <w:rFonts w:ascii="Times New Roman" w:eastAsia="Times New Roman" w:hAnsi="Times New Roman" w:cs="Times New Roman"/>
          <w:color w:val="000000"/>
          <w:sz w:val="24"/>
          <w:szCs w:val="24"/>
        </w:rPr>
      </w:pPr>
    </w:p>
    <w:p w14:paraId="549BE2F7" w14:textId="23837313" w:rsidR="00114AAD" w:rsidRPr="00E72077" w:rsidRDefault="00114AAD" w:rsidP="00114AAD">
      <w:pPr>
        <w:spacing w:after="0" w:line="240" w:lineRule="auto"/>
        <w:rPr>
          <w:rFonts w:ascii="Times New Roman" w:eastAsia="Times New Roman" w:hAnsi="Times New Roman" w:cs="Times New Roman"/>
          <w:color w:val="000000"/>
          <w:sz w:val="24"/>
          <w:szCs w:val="24"/>
        </w:rPr>
      </w:pPr>
      <w:r w:rsidRPr="00E72077">
        <w:rPr>
          <w:rFonts w:ascii="Times New Roman" w:eastAsia="Times New Roman" w:hAnsi="Times New Roman" w:cs="Times New Roman"/>
          <w:color w:val="000000"/>
          <w:sz w:val="24"/>
          <w:szCs w:val="24"/>
        </w:rPr>
        <w:t>ABSTRACT</w:t>
      </w:r>
    </w:p>
    <w:p w14:paraId="0851AAED" w14:textId="78364855" w:rsidR="00114AAD" w:rsidRPr="00E72077" w:rsidRDefault="00114AAD" w:rsidP="00114AAD">
      <w:pPr>
        <w:spacing w:after="0" w:line="240" w:lineRule="auto"/>
        <w:rPr>
          <w:rFonts w:ascii="Times New Roman" w:eastAsia="Times New Roman" w:hAnsi="Times New Roman" w:cs="Times New Roman"/>
          <w:sz w:val="24"/>
          <w:szCs w:val="24"/>
        </w:rPr>
      </w:pPr>
      <w:r>
        <w:rPr>
          <w:rFonts w:ascii="Times New Roman" w:hAnsi="Times New Roman"/>
          <w:b w:val="0"/>
          <w:sz w:val="24"/>
        </w:rPr>
        <w:t>This exploratory study examines management-related discussion in r/antiwork across four rolling years, from March 2021 through February 2025. We analyzed 97,254 posts that matched an established management-term filter using a BERTopic pipeline with sentence-transformer embeddings, UMAP, HDBSCAN, and class-based TF-IDF topic representations. The full-corpus model assigned 38.6% of posts to 199 non-outlier clusters. A documented codebook grouped 27 clusters into nine candidate themes, covering 18,506 posts (19.0% of the filtered corpus). Descriptive prevalence patterns show an early concentration of health, safety, and attendance discussion that declines over time, alongside a later rise in scheduling and time-off discussion. Compensation, career precarity, and recruitment remain present throughout the period. Findings are descriptive within the mapped subset and do not estimate sentiment, causal effects, or the full r/antiwork conversation.</w:t>
      </w:r>
    </w:p>
    <w:p w14:paraId="5F00E30B" w14:textId="77777777" w:rsidR="00114AAD" w:rsidRPr="00E72077" w:rsidRDefault="00114AAD" w:rsidP="00114AAD">
      <w:pPr>
        <w:spacing w:after="0" w:line="240" w:lineRule="auto"/>
        <w:rPr>
          <w:rFonts w:ascii="Times New Roman" w:eastAsia="Times New Roman" w:hAnsi="Times New Roman" w:cs="Times New Roman"/>
          <w:sz w:val="24"/>
          <w:szCs w:val="24"/>
        </w:rPr>
      </w:pPr>
    </w:p>
    <w:p w14:paraId="4012FD34" w14:textId="77777777" w:rsidR="00114AAD" w:rsidRPr="00E72077" w:rsidRDefault="00114AAD" w:rsidP="00114AAD">
      <w:pPr>
        <w:spacing w:after="0" w:line="240" w:lineRule="auto"/>
        <w:rPr>
          <w:rFonts w:ascii="Times New Roman" w:eastAsia="Times New Roman" w:hAnsi="Times New Roman" w:cs="Times New Roman"/>
          <w:sz w:val="24"/>
          <w:szCs w:val="24"/>
        </w:rPr>
      </w:pPr>
      <w:r w:rsidRPr="00E72077">
        <w:rPr>
          <w:rFonts w:ascii="Times New Roman" w:eastAsia="Times New Roman" w:hAnsi="Times New Roman" w:cs="Times New Roman"/>
          <w:sz w:val="24"/>
          <w:szCs w:val="24"/>
        </w:rPr>
        <w:t>WORD COUNT</w:t>
      </w:r>
    </w:p>
    <w:p w14:paraId="3388966C" w14:textId="74EDC2A8" w:rsidR="00114AAD" w:rsidRPr="00E72077" w:rsidRDefault="00C82436" w:rsidP="00114AAD">
      <w:pPr>
        <w:spacing w:after="0" w:line="240" w:lineRule="auto"/>
        <w:rPr>
          <w:rFonts w:ascii="Times New Roman" w:eastAsia="Times New Roman" w:hAnsi="Times New Roman" w:cs="Times New Roman"/>
          <w:sz w:val="24"/>
          <w:szCs w:val="24"/>
        </w:rPr>
      </w:pPr>
      <w:r>
        <w:rPr>
          <w:rFonts w:ascii="Times New Roman" w:hAnsi="Times New Roman"/>
          <w:b w:val="0"/>
          <w:sz w:val="24"/>
        </w:rPr>
        <w:t>3,338 (main text; references, table, and figure captions excluded)</w:t>
      </w:r>
    </w:p>
    <w:p w14:paraId="025FB27C" w14:textId="6CCA596E" w:rsidR="00114AAD" w:rsidRPr="00E72077" w:rsidRDefault="00114AAD">
      <w:pPr>
        <w:rPr>
          <w:rFonts w:ascii="Times New Roman" w:hAnsi="Times New Roman" w:cs="Times New Roman"/>
          <w:b/>
          <w:sz w:val="24"/>
          <w:szCs w:val="24"/>
        </w:rPr>
      </w:pPr>
      <w:r w:rsidRPr="00E72077">
        <w:rPr>
          <w:rFonts w:ascii="Times New Roman" w:hAnsi="Times New Roman" w:cs="Times New Roman"/>
          <w:b/>
          <w:sz w:val="24"/>
          <w:szCs w:val="24"/>
        </w:rPr>
        <w:br w:type="page"/>
      </w:r>
    </w:p>
    <w:p w14:paraId="65C749C7" w14:textId="77777777" w:rsidR="00357950" w:rsidRPr="00E72077" w:rsidRDefault="00357950" w:rsidP="00357950">
      <w:pPr>
        <w:spacing w:after="0" w:line="480" w:lineRule="auto"/>
        <w:ind w:firstLine="720"/>
        <w:jc w:val="center"/>
        <w:rPr>
          <w:rFonts w:ascii="Times New Roman" w:hAnsi="Times New Roman" w:cs="Times New Roman"/>
          <w:bCs/>
          <w:sz w:val="24"/>
          <w:szCs w:val="24"/>
        </w:rPr>
      </w:pPr>
      <w:r>
        <w:rPr>
          <w:rFonts w:ascii="Times New Roman" w:hAnsi="Times New Roman"/>
          <w:b w:val="0"/>
          <w:sz w:val="24"/>
        </w:rPr>
        <w:t>Management-Related Discourse on r/antiwork, 2021-2025: An Exploratory Topic Modeling Study</w:t>
      </w:r>
    </w:p>
    <w:p w14:paraId="09605E9C" w14:textId="58A5DE1B" w:rsidR="00492264" w:rsidRPr="00E72077" w:rsidRDefault="00AB3B90" w:rsidP="00B93117">
      <w:pPr>
        <w:spacing w:after="0" w:line="480" w:lineRule="auto"/>
        <w:ind w:firstLine="720"/>
        <w:rPr>
          <w:rFonts w:ascii="Times New Roman" w:hAnsi="Times New Roman" w:cs="Times New Roman"/>
          <w:sz w:val="24"/>
          <w:szCs w:val="24"/>
        </w:rPr>
      </w:pPr>
      <w:r w:rsidRPr="00E72077">
        <w:rPr>
          <w:rFonts w:ascii="Times New Roman" w:hAnsi="Times New Roman" w:cs="Times New Roman"/>
          <w:sz w:val="24"/>
          <w:szCs w:val="24"/>
        </w:rPr>
        <w:t>The Great Resignation refers to a period of record-setting employee turnover in the United States beginning in spring 2021 (</w:t>
      </w:r>
      <w:r w:rsidR="007A70DD" w:rsidRPr="00E72077">
        <w:rPr>
          <w:rFonts w:ascii="Times New Roman" w:hAnsi="Times New Roman" w:cs="Times New Roman"/>
          <w:sz w:val="24"/>
          <w:szCs w:val="24"/>
        </w:rPr>
        <w:t>Sull et al., 2022a</w:t>
      </w:r>
      <w:r w:rsidRPr="00E72077">
        <w:rPr>
          <w:rFonts w:ascii="Times New Roman" w:hAnsi="Times New Roman" w:cs="Times New Roman"/>
          <w:sz w:val="24"/>
          <w:szCs w:val="24"/>
        </w:rPr>
        <w:t>). Implicated causes have ranged from</w:t>
      </w:r>
      <w:r w:rsidR="00860699" w:rsidRPr="00E72077">
        <w:rPr>
          <w:rFonts w:ascii="Times New Roman" w:hAnsi="Times New Roman" w:cs="Times New Roman"/>
          <w:sz w:val="24"/>
          <w:szCs w:val="24"/>
        </w:rPr>
        <w:t xml:space="preserve"> mental health considerations like burnout to frustration with organization</w:t>
      </w:r>
      <w:r w:rsidR="00000534" w:rsidRPr="00E72077">
        <w:rPr>
          <w:rFonts w:ascii="Times New Roman" w:hAnsi="Times New Roman" w:cs="Times New Roman"/>
          <w:sz w:val="24"/>
          <w:szCs w:val="24"/>
        </w:rPr>
        <w:t>al</w:t>
      </w:r>
      <w:r w:rsidR="00860699" w:rsidRPr="00E72077">
        <w:rPr>
          <w:rFonts w:ascii="Times New Roman" w:hAnsi="Times New Roman" w:cs="Times New Roman"/>
          <w:sz w:val="24"/>
          <w:szCs w:val="24"/>
        </w:rPr>
        <w:t xml:space="preserve"> culture and leadership (</w:t>
      </w:r>
      <w:r w:rsidR="007B11E7" w:rsidRPr="00E72077">
        <w:rPr>
          <w:rFonts w:ascii="Times New Roman" w:hAnsi="Times New Roman" w:cs="Times New Roman"/>
          <w:sz w:val="24"/>
          <w:szCs w:val="24"/>
        </w:rPr>
        <w:t>Ducharme, 2021</w:t>
      </w:r>
      <w:r w:rsidR="00860699" w:rsidRPr="00E72077">
        <w:rPr>
          <w:rFonts w:ascii="Times New Roman" w:hAnsi="Times New Roman" w:cs="Times New Roman"/>
          <w:sz w:val="24"/>
          <w:szCs w:val="24"/>
        </w:rPr>
        <w:t xml:space="preserve">; </w:t>
      </w:r>
      <w:r w:rsidR="0058711E" w:rsidRPr="00E72077">
        <w:rPr>
          <w:rFonts w:ascii="Times New Roman" w:hAnsi="Times New Roman" w:cs="Times New Roman"/>
          <w:sz w:val="24"/>
          <w:szCs w:val="24"/>
        </w:rPr>
        <w:t>Cornish</w:t>
      </w:r>
      <w:r w:rsidR="007B11E7" w:rsidRPr="00E72077">
        <w:rPr>
          <w:rFonts w:ascii="Times New Roman" w:hAnsi="Times New Roman" w:cs="Times New Roman"/>
          <w:sz w:val="24"/>
          <w:szCs w:val="24"/>
        </w:rPr>
        <w:t>, 2021</w:t>
      </w:r>
      <w:r w:rsidR="00860699" w:rsidRPr="00E72077">
        <w:rPr>
          <w:rFonts w:ascii="Times New Roman" w:hAnsi="Times New Roman" w:cs="Times New Roman"/>
          <w:sz w:val="24"/>
          <w:szCs w:val="24"/>
        </w:rPr>
        <w:t>)</w:t>
      </w:r>
      <w:r w:rsidRPr="00E72077">
        <w:rPr>
          <w:rFonts w:ascii="Times New Roman" w:hAnsi="Times New Roman" w:cs="Times New Roman"/>
          <w:sz w:val="24"/>
          <w:szCs w:val="24"/>
        </w:rPr>
        <w:t xml:space="preserve">. However, much of this speculation has occurred in popular press articles rather than in scientific journals. One exception is </w:t>
      </w:r>
      <w:r w:rsidR="007A70DD" w:rsidRPr="00E72077">
        <w:rPr>
          <w:rFonts w:ascii="Times New Roman" w:hAnsi="Times New Roman" w:cs="Times New Roman"/>
          <w:sz w:val="24"/>
          <w:szCs w:val="24"/>
        </w:rPr>
        <w:t>Sull et al. (2022a)</w:t>
      </w:r>
      <w:r w:rsidRPr="00E72077">
        <w:rPr>
          <w:rFonts w:ascii="Times New Roman" w:hAnsi="Times New Roman" w:cs="Times New Roman"/>
          <w:sz w:val="24"/>
          <w:szCs w:val="24"/>
        </w:rPr>
        <w:t xml:space="preserve">, who found in his investigation of </w:t>
      </w:r>
      <w:r w:rsidR="00860699" w:rsidRPr="00E72077">
        <w:rPr>
          <w:rFonts w:ascii="Times New Roman" w:hAnsi="Times New Roman" w:cs="Times New Roman"/>
          <w:sz w:val="24"/>
          <w:szCs w:val="24"/>
        </w:rPr>
        <w:t>G</w:t>
      </w:r>
      <w:r w:rsidRPr="00E72077">
        <w:rPr>
          <w:rFonts w:ascii="Times New Roman" w:hAnsi="Times New Roman" w:cs="Times New Roman"/>
          <w:sz w:val="24"/>
          <w:szCs w:val="24"/>
        </w:rPr>
        <w:t>lassdoor reviews that toxic</w:t>
      </w:r>
      <w:r w:rsidR="00492264" w:rsidRPr="00E72077">
        <w:rPr>
          <w:rFonts w:ascii="Times New Roman" w:hAnsi="Times New Roman" w:cs="Times New Roman"/>
          <w:sz w:val="24"/>
          <w:szCs w:val="24"/>
        </w:rPr>
        <w:t xml:space="preserve"> work culture</w:t>
      </w:r>
      <w:r w:rsidRPr="00E72077">
        <w:rPr>
          <w:rFonts w:ascii="Times New Roman" w:hAnsi="Times New Roman" w:cs="Times New Roman"/>
          <w:sz w:val="24"/>
          <w:szCs w:val="24"/>
        </w:rPr>
        <w:t xml:space="preserve"> </w:t>
      </w:r>
      <w:r w:rsidR="00492264" w:rsidRPr="00E72077">
        <w:rPr>
          <w:rFonts w:ascii="Times New Roman" w:hAnsi="Times New Roman" w:cs="Times New Roman"/>
          <w:sz w:val="24"/>
          <w:szCs w:val="24"/>
        </w:rPr>
        <w:t>was the most effective predictor of a company’s attrition rate from over 170 topics, with management practices being a leading contributor to such toxicity (</w:t>
      </w:r>
      <w:r w:rsidR="007A70DD" w:rsidRPr="00E72077">
        <w:rPr>
          <w:rFonts w:ascii="Times New Roman" w:hAnsi="Times New Roman" w:cs="Times New Roman"/>
          <w:sz w:val="24"/>
          <w:szCs w:val="24"/>
        </w:rPr>
        <w:t>Sull et al., 2022b</w:t>
      </w:r>
      <w:r w:rsidR="00492264" w:rsidRPr="00E72077">
        <w:rPr>
          <w:rFonts w:ascii="Times New Roman" w:hAnsi="Times New Roman" w:cs="Times New Roman"/>
          <w:sz w:val="24"/>
          <w:szCs w:val="24"/>
        </w:rPr>
        <w:t xml:space="preserve">). </w:t>
      </w:r>
    </w:p>
    <w:p w14:paraId="38F7AEC6" w14:textId="394EF899" w:rsidR="00E455E3" w:rsidRPr="00E72077" w:rsidRDefault="007B11E7" w:rsidP="007B11E7">
      <w:pPr>
        <w:spacing w:after="0" w:line="480" w:lineRule="auto"/>
        <w:ind w:firstLine="720"/>
        <w:rPr>
          <w:rFonts w:ascii="Times New Roman" w:hAnsi="Times New Roman" w:cs="Times New Roman"/>
          <w:sz w:val="24"/>
          <w:szCs w:val="24"/>
          <w:highlight w:val="yellow"/>
        </w:rPr>
      </w:pPr>
      <w:r>
        <w:rPr>
          <w:rFonts w:ascii="Times New Roman" w:hAnsi="Times New Roman"/>
          <w:b w:val="0"/>
          <w:sz w:val="24"/>
        </w:rPr>
        <w:t>This paper approaches the study of employee discontent in the Great Resignation through the lens of management-related public discourse. Building on earlier work that examined r/antiwork during the first year of the Great Resignation, the present study uses four years of posts to describe candidate themes in management-related discussion. Social media posts provide a large and naturally occurring text source, but they do not reveal individual motives for turnover or provide a representative sample of employees. Accordingly, this study treats observed topic patterns as exploratory signals rather than evidence of the causes of resignation or retention.</w:t>
      </w:r>
    </w:p>
    <w:p w14:paraId="1D863D2D" w14:textId="2B54D608" w:rsidR="00533CC2" w:rsidRPr="00E72077" w:rsidRDefault="006C4927" w:rsidP="00B93117">
      <w:pPr>
        <w:spacing w:after="0" w:line="480" w:lineRule="auto"/>
        <w:ind w:firstLine="720"/>
        <w:jc w:val="center"/>
        <w:rPr>
          <w:rFonts w:ascii="Times New Roman" w:hAnsi="Times New Roman" w:cs="Times New Roman"/>
          <w:b/>
          <w:sz w:val="24"/>
          <w:szCs w:val="24"/>
        </w:rPr>
      </w:pPr>
      <w:r w:rsidRPr="00E72077">
        <w:rPr>
          <w:rFonts w:ascii="Times New Roman" w:hAnsi="Times New Roman" w:cs="Times New Roman"/>
          <w:b/>
          <w:sz w:val="24"/>
          <w:szCs w:val="24"/>
        </w:rPr>
        <w:t>Background</w:t>
      </w:r>
    </w:p>
    <w:p w14:paraId="77BD5055" w14:textId="49F77B3F" w:rsidR="00EB7299" w:rsidRPr="00E72077" w:rsidRDefault="007209D7" w:rsidP="00D612A6">
      <w:pPr>
        <w:spacing w:after="0" w:line="480" w:lineRule="auto"/>
        <w:rPr>
          <w:rFonts w:ascii="Times New Roman" w:hAnsi="Times New Roman" w:cs="Times New Roman"/>
          <w:bCs/>
          <w:sz w:val="24"/>
          <w:szCs w:val="24"/>
        </w:rPr>
      </w:pPr>
      <w:r w:rsidRPr="00E72077">
        <w:rPr>
          <w:rFonts w:ascii="Times New Roman" w:hAnsi="Times New Roman" w:cs="Times New Roman"/>
          <w:b/>
          <w:sz w:val="24"/>
          <w:szCs w:val="24"/>
        </w:rPr>
        <w:lastRenderedPageBreak/>
        <w:t>Text Analysis in Psychology Research</w:t>
      </w:r>
    </w:p>
    <w:p w14:paraId="74684CF5" w14:textId="479C9003" w:rsidR="001C62DD" w:rsidRPr="00E72077" w:rsidRDefault="007209D7" w:rsidP="00D01CBF">
      <w:pPr>
        <w:spacing w:after="0" w:line="480" w:lineRule="auto"/>
        <w:ind w:firstLine="720"/>
        <w:rPr>
          <w:rFonts w:ascii="Times New Roman" w:hAnsi="Times New Roman" w:cs="Times New Roman"/>
          <w:sz w:val="24"/>
          <w:szCs w:val="24"/>
        </w:rPr>
      </w:pPr>
      <w:r>
        <w:rPr>
          <w:rFonts w:ascii="Times New Roman" w:hAnsi="Times New Roman"/>
          <w:b w:val="0"/>
          <w:sz w:val="24"/>
        </w:rPr>
        <w:t>Text analysis can support exploratory research by identifying patterns in how people discuss a topic without requiring categories to be fixed in advance (Grimmer &amp; Stewart, 2013; Schwartz &amp; Ungar, 2015). Contemporary topic-modeling workflows can combine contextual sentence embeddings with dimensionality reduction, density-based clustering, and topic representations to generate inspectable candidate themes. In this study, we use that approach to describe management-related r/antiwork discourse over four rolling years while preserving explicit limits on coverage and interpretation.</w:t>
      </w:r>
    </w:p>
    <w:p w14:paraId="5A4FB560" w14:textId="314E0C47" w:rsidR="00C36177" w:rsidRPr="00E72077" w:rsidRDefault="00C36177" w:rsidP="00B93117">
      <w:pPr>
        <w:spacing w:after="0" w:line="480" w:lineRule="auto"/>
        <w:rPr>
          <w:rFonts w:ascii="Times New Roman" w:hAnsi="Times New Roman" w:cs="Times New Roman"/>
          <w:b/>
          <w:sz w:val="24"/>
          <w:szCs w:val="24"/>
        </w:rPr>
      </w:pPr>
      <w:r w:rsidRPr="00E72077">
        <w:rPr>
          <w:rFonts w:ascii="Times New Roman" w:hAnsi="Times New Roman" w:cs="Times New Roman"/>
          <w:b/>
          <w:sz w:val="24"/>
          <w:szCs w:val="24"/>
        </w:rPr>
        <w:t>The Great Resignation</w:t>
      </w:r>
      <w:r w:rsidR="007209D7" w:rsidRPr="00E72077">
        <w:rPr>
          <w:rFonts w:ascii="Times New Roman" w:hAnsi="Times New Roman" w:cs="Times New Roman"/>
          <w:b/>
          <w:sz w:val="24"/>
          <w:szCs w:val="24"/>
        </w:rPr>
        <w:t xml:space="preserve"> and </w:t>
      </w:r>
      <w:r w:rsidR="008E3FAE" w:rsidRPr="00E72077">
        <w:rPr>
          <w:rFonts w:ascii="Times New Roman" w:hAnsi="Times New Roman" w:cs="Times New Roman"/>
          <w:b/>
          <w:sz w:val="24"/>
          <w:szCs w:val="24"/>
        </w:rPr>
        <w:t>Antiwork</w:t>
      </w:r>
    </w:p>
    <w:p w14:paraId="2B900321" w14:textId="50EE4C29" w:rsidR="00C36177" w:rsidRPr="00E72077" w:rsidRDefault="00D01CBF" w:rsidP="00B93117">
      <w:pPr>
        <w:spacing w:after="0" w:line="480" w:lineRule="auto"/>
        <w:ind w:firstLine="720"/>
        <w:rPr>
          <w:rFonts w:ascii="Times New Roman" w:hAnsi="Times New Roman" w:cs="Times New Roman"/>
          <w:sz w:val="24"/>
          <w:szCs w:val="24"/>
        </w:rPr>
      </w:pPr>
      <w:r w:rsidRPr="00E72077">
        <w:rPr>
          <w:rFonts w:ascii="Times New Roman" w:hAnsi="Times New Roman" w:cs="Times New Roman"/>
          <w:sz w:val="24"/>
          <w:szCs w:val="24"/>
        </w:rPr>
        <w:t>“</w:t>
      </w:r>
      <w:r w:rsidR="00C553D1" w:rsidRPr="00E72077">
        <w:rPr>
          <w:rFonts w:ascii="Times New Roman" w:hAnsi="Times New Roman" w:cs="Times New Roman"/>
          <w:sz w:val="24"/>
          <w:szCs w:val="24"/>
        </w:rPr>
        <w:t>T</w:t>
      </w:r>
      <w:r w:rsidR="00404838" w:rsidRPr="00E72077">
        <w:rPr>
          <w:rFonts w:ascii="Times New Roman" w:hAnsi="Times New Roman" w:cs="Times New Roman"/>
          <w:sz w:val="24"/>
          <w:szCs w:val="24"/>
        </w:rPr>
        <w:t>he Great Resignation” refers to a period of significant worker discontent beginning in spring 2021 (</w:t>
      </w:r>
      <w:r w:rsidR="0010257F" w:rsidRPr="00E72077">
        <w:rPr>
          <w:rFonts w:ascii="Times New Roman" w:hAnsi="Times New Roman" w:cs="Times New Roman"/>
          <w:sz w:val="24"/>
          <w:szCs w:val="24"/>
        </w:rPr>
        <w:t>Fontinelle, 2022</w:t>
      </w:r>
      <w:r w:rsidR="00404838" w:rsidRPr="00E72077">
        <w:rPr>
          <w:rFonts w:ascii="Times New Roman" w:hAnsi="Times New Roman" w:cs="Times New Roman"/>
          <w:sz w:val="24"/>
          <w:szCs w:val="24"/>
        </w:rPr>
        <w:t>). A</w:t>
      </w:r>
      <w:r w:rsidR="0031562A" w:rsidRPr="00E72077">
        <w:rPr>
          <w:rFonts w:ascii="Times New Roman" w:hAnsi="Times New Roman" w:cs="Times New Roman"/>
          <w:sz w:val="24"/>
          <w:szCs w:val="24"/>
        </w:rPr>
        <w:t xml:space="preserve">s vaccination rates increased and COVID-19 restrictions eased, </w:t>
      </w:r>
      <w:r w:rsidR="00404838" w:rsidRPr="00E72077">
        <w:rPr>
          <w:rFonts w:ascii="Times New Roman" w:hAnsi="Times New Roman" w:cs="Times New Roman"/>
          <w:sz w:val="24"/>
          <w:szCs w:val="24"/>
        </w:rPr>
        <w:t>the U</w:t>
      </w:r>
      <w:r w:rsidR="001561E7" w:rsidRPr="00E72077">
        <w:rPr>
          <w:rFonts w:ascii="Times New Roman" w:hAnsi="Times New Roman" w:cs="Times New Roman"/>
          <w:sz w:val="24"/>
          <w:szCs w:val="24"/>
        </w:rPr>
        <w:t>.</w:t>
      </w:r>
      <w:r w:rsidR="00404838" w:rsidRPr="00E72077">
        <w:rPr>
          <w:rFonts w:ascii="Times New Roman" w:hAnsi="Times New Roman" w:cs="Times New Roman"/>
          <w:sz w:val="24"/>
          <w:szCs w:val="24"/>
        </w:rPr>
        <w:t>S</w:t>
      </w:r>
      <w:r w:rsidR="001561E7" w:rsidRPr="00E72077">
        <w:rPr>
          <w:rFonts w:ascii="Times New Roman" w:hAnsi="Times New Roman" w:cs="Times New Roman"/>
          <w:sz w:val="24"/>
          <w:szCs w:val="24"/>
        </w:rPr>
        <w:t>.</w:t>
      </w:r>
      <w:r w:rsidR="00404838" w:rsidRPr="00E72077">
        <w:rPr>
          <w:rFonts w:ascii="Times New Roman" w:hAnsi="Times New Roman" w:cs="Times New Roman"/>
          <w:sz w:val="24"/>
          <w:szCs w:val="24"/>
        </w:rPr>
        <w:t xml:space="preserve"> saw a</w:t>
      </w:r>
      <w:r w:rsidR="0031562A" w:rsidRPr="00E72077">
        <w:rPr>
          <w:rFonts w:ascii="Times New Roman" w:hAnsi="Times New Roman" w:cs="Times New Roman"/>
          <w:sz w:val="24"/>
          <w:szCs w:val="24"/>
        </w:rPr>
        <w:t xml:space="preserve"> consequent increase in job openings. </w:t>
      </w:r>
      <w:r w:rsidR="00815BD6" w:rsidRPr="00E72077">
        <w:rPr>
          <w:rFonts w:ascii="Times New Roman" w:hAnsi="Times New Roman" w:cs="Times New Roman"/>
          <w:sz w:val="24"/>
          <w:szCs w:val="24"/>
        </w:rPr>
        <w:t xml:space="preserve">In the first six months of the </w:t>
      </w:r>
      <w:r w:rsidR="00227714" w:rsidRPr="00E72077">
        <w:rPr>
          <w:rFonts w:ascii="Times New Roman" w:hAnsi="Times New Roman" w:cs="Times New Roman"/>
          <w:sz w:val="24"/>
          <w:szCs w:val="24"/>
        </w:rPr>
        <w:t>Great Resignation</w:t>
      </w:r>
      <w:r w:rsidR="00815BD6" w:rsidRPr="00E72077">
        <w:rPr>
          <w:rFonts w:ascii="Times New Roman" w:hAnsi="Times New Roman" w:cs="Times New Roman"/>
          <w:sz w:val="24"/>
          <w:szCs w:val="24"/>
        </w:rPr>
        <w:t>, a record-setting 24 million American workers left their jobs (</w:t>
      </w:r>
      <w:r w:rsidR="007A70DD" w:rsidRPr="00E72077">
        <w:rPr>
          <w:rFonts w:ascii="Times New Roman" w:hAnsi="Times New Roman" w:cs="Times New Roman"/>
          <w:sz w:val="24"/>
          <w:szCs w:val="24"/>
        </w:rPr>
        <w:t>Sull et al., 2022a</w:t>
      </w:r>
      <w:r w:rsidR="00815BD6" w:rsidRPr="00E72077">
        <w:rPr>
          <w:rFonts w:ascii="Times New Roman" w:hAnsi="Times New Roman" w:cs="Times New Roman"/>
          <w:sz w:val="24"/>
          <w:szCs w:val="24"/>
        </w:rPr>
        <w:t>)</w:t>
      </w:r>
      <w:r w:rsidR="00435BE7" w:rsidRPr="00E72077">
        <w:rPr>
          <w:rFonts w:ascii="Times New Roman" w:hAnsi="Times New Roman" w:cs="Times New Roman"/>
          <w:sz w:val="24"/>
          <w:szCs w:val="24"/>
        </w:rPr>
        <w:t>, rep</w:t>
      </w:r>
      <w:r w:rsidR="009C0158" w:rsidRPr="00E72077">
        <w:rPr>
          <w:rFonts w:ascii="Times New Roman" w:hAnsi="Times New Roman" w:cs="Times New Roman"/>
          <w:sz w:val="24"/>
          <w:szCs w:val="24"/>
        </w:rPr>
        <w:t>resent</w:t>
      </w:r>
      <w:r w:rsidR="00435BE7" w:rsidRPr="00E72077">
        <w:rPr>
          <w:rFonts w:ascii="Times New Roman" w:hAnsi="Times New Roman" w:cs="Times New Roman"/>
          <w:sz w:val="24"/>
          <w:szCs w:val="24"/>
        </w:rPr>
        <w:t xml:space="preserve">ing </w:t>
      </w:r>
      <w:r w:rsidR="00C36177" w:rsidRPr="00E72077">
        <w:rPr>
          <w:rFonts w:ascii="Times New Roman" w:hAnsi="Times New Roman" w:cs="Times New Roman"/>
          <w:sz w:val="24"/>
          <w:szCs w:val="24"/>
        </w:rPr>
        <w:t>at least</w:t>
      </w:r>
      <w:r w:rsidR="009C0158" w:rsidRPr="00E72077">
        <w:rPr>
          <w:rFonts w:ascii="Times New Roman" w:hAnsi="Times New Roman" w:cs="Times New Roman"/>
          <w:sz w:val="24"/>
          <w:szCs w:val="24"/>
        </w:rPr>
        <w:t xml:space="preserve"> </w:t>
      </w:r>
      <w:r w:rsidR="00815BD6" w:rsidRPr="00E72077">
        <w:rPr>
          <w:rFonts w:ascii="Times New Roman" w:hAnsi="Times New Roman" w:cs="Times New Roman"/>
          <w:sz w:val="24"/>
          <w:szCs w:val="24"/>
        </w:rPr>
        <w:t>2.5</w:t>
      </w:r>
      <w:r w:rsidR="00435BE7" w:rsidRPr="00E72077">
        <w:rPr>
          <w:rFonts w:ascii="Times New Roman" w:hAnsi="Times New Roman" w:cs="Times New Roman"/>
          <w:sz w:val="24"/>
          <w:szCs w:val="24"/>
        </w:rPr>
        <w:t>%</w:t>
      </w:r>
      <w:r w:rsidR="00815BD6" w:rsidRPr="00E72077">
        <w:rPr>
          <w:rFonts w:ascii="Times New Roman" w:hAnsi="Times New Roman" w:cs="Times New Roman"/>
          <w:sz w:val="24"/>
          <w:szCs w:val="24"/>
        </w:rPr>
        <w:t xml:space="preserve"> of the workforce each month</w:t>
      </w:r>
      <w:r w:rsidR="003E307B" w:rsidRPr="00E72077">
        <w:rPr>
          <w:rFonts w:ascii="Times New Roman" w:hAnsi="Times New Roman" w:cs="Times New Roman"/>
          <w:sz w:val="24"/>
          <w:szCs w:val="24"/>
        </w:rPr>
        <w:t xml:space="preserve"> (Duch</w:t>
      </w:r>
      <w:r w:rsidR="007A70DD" w:rsidRPr="00E72077">
        <w:rPr>
          <w:rFonts w:ascii="Times New Roman" w:hAnsi="Times New Roman" w:cs="Times New Roman"/>
          <w:sz w:val="24"/>
          <w:szCs w:val="24"/>
        </w:rPr>
        <w:t>arme, 2021</w:t>
      </w:r>
      <w:r w:rsidR="003E307B" w:rsidRPr="00E72077">
        <w:rPr>
          <w:rFonts w:ascii="Times New Roman" w:hAnsi="Times New Roman" w:cs="Times New Roman"/>
          <w:sz w:val="24"/>
          <w:szCs w:val="24"/>
        </w:rPr>
        <w:t>)</w:t>
      </w:r>
      <w:r w:rsidR="00435BE7" w:rsidRPr="00E72077">
        <w:rPr>
          <w:rFonts w:ascii="Times New Roman" w:hAnsi="Times New Roman" w:cs="Times New Roman"/>
          <w:sz w:val="24"/>
          <w:szCs w:val="24"/>
        </w:rPr>
        <w:t>.</w:t>
      </w:r>
      <w:r w:rsidR="00815BD6" w:rsidRPr="00E72077">
        <w:rPr>
          <w:rFonts w:ascii="Times New Roman" w:hAnsi="Times New Roman" w:cs="Times New Roman"/>
          <w:sz w:val="24"/>
          <w:szCs w:val="24"/>
        </w:rPr>
        <w:t xml:space="preserve"> These turnover rates exceeded the </w:t>
      </w:r>
      <w:r w:rsidR="003E307B" w:rsidRPr="00E72077">
        <w:rPr>
          <w:rFonts w:ascii="Times New Roman" w:hAnsi="Times New Roman" w:cs="Times New Roman"/>
          <w:sz w:val="24"/>
          <w:szCs w:val="24"/>
        </w:rPr>
        <w:t>prior record-setting levels of 2019 by 10-15% (Duch</w:t>
      </w:r>
      <w:r w:rsidR="007A70DD" w:rsidRPr="00E72077">
        <w:rPr>
          <w:rFonts w:ascii="Times New Roman" w:hAnsi="Times New Roman" w:cs="Times New Roman"/>
          <w:sz w:val="24"/>
          <w:szCs w:val="24"/>
        </w:rPr>
        <w:t>arme, 2021</w:t>
      </w:r>
      <w:r w:rsidR="003E307B" w:rsidRPr="00E72077">
        <w:rPr>
          <w:rFonts w:ascii="Times New Roman" w:hAnsi="Times New Roman" w:cs="Times New Roman"/>
          <w:sz w:val="24"/>
          <w:szCs w:val="24"/>
        </w:rPr>
        <w:t>).</w:t>
      </w:r>
      <w:r w:rsidR="00435BE7" w:rsidRPr="00E72077">
        <w:rPr>
          <w:rFonts w:ascii="Times New Roman" w:hAnsi="Times New Roman" w:cs="Times New Roman"/>
          <w:sz w:val="24"/>
          <w:szCs w:val="24"/>
        </w:rPr>
        <w:t xml:space="preserve"> </w:t>
      </w:r>
      <w:r w:rsidR="00C36177" w:rsidRPr="00E72077">
        <w:rPr>
          <w:rFonts w:ascii="Times New Roman" w:hAnsi="Times New Roman" w:cs="Times New Roman"/>
          <w:sz w:val="24"/>
          <w:szCs w:val="24"/>
        </w:rPr>
        <w:t xml:space="preserve">By the end of </w:t>
      </w:r>
      <w:r w:rsidR="00C36177" w:rsidRPr="00E72077">
        <w:rPr>
          <w:rFonts w:ascii="Times New Roman" w:hAnsi="Times New Roman" w:cs="Times New Roman"/>
          <w:sz w:val="24"/>
          <w:szCs w:val="24"/>
        </w:rPr>
        <w:lastRenderedPageBreak/>
        <w:t>2021, over 20% of the workforce had turned over,</w:t>
      </w:r>
      <w:r w:rsidR="008E1319" w:rsidRPr="00E72077">
        <w:rPr>
          <w:rFonts w:ascii="Times New Roman" w:hAnsi="Times New Roman" w:cs="Times New Roman"/>
          <w:sz w:val="24"/>
          <w:szCs w:val="24"/>
        </w:rPr>
        <w:t xml:space="preserve"> estimated to</w:t>
      </w:r>
      <w:r w:rsidR="00C36177" w:rsidRPr="00E72077">
        <w:rPr>
          <w:rFonts w:ascii="Times New Roman" w:hAnsi="Times New Roman" w:cs="Times New Roman"/>
          <w:sz w:val="24"/>
          <w:szCs w:val="24"/>
        </w:rPr>
        <w:t xml:space="preserve"> cost American organizations </w:t>
      </w:r>
      <w:r w:rsidR="008E1319" w:rsidRPr="00E72077">
        <w:rPr>
          <w:rFonts w:ascii="Times New Roman" w:hAnsi="Times New Roman" w:cs="Times New Roman"/>
          <w:sz w:val="24"/>
          <w:szCs w:val="24"/>
        </w:rPr>
        <w:t xml:space="preserve">more than a trillion dollars </w:t>
      </w:r>
      <w:r w:rsidR="00C36177" w:rsidRPr="00E72077">
        <w:rPr>
          <w:rFonts w:ascii="Times New Roman" w:hAnsi="Times New Roman" w:cs="Times New Roman"/>
          <w:sz w:val="24"/>
          <w:szCs w:val="24"/>
        </w:rPr>
        <w:t>(</w:t>
      </w:r>
      <w:r w:rsidR="008E1319" w:rsidRPr="00E72077">
        <w:rPr>
          <w:rFonts w:ascii="Times New Roman" w:hAnsi="Times New Roman" w:cs="Times New Roman"/>
          <w:sz w:val="24"/>
          <w:szCs w:val="24"/>
        </w:rPr>
        <w:t>McFeely &amp; Wigert, 2019</w:t>
      </w:r>
      <w:r w:rsidR="00C36177" w:rsidRPr="00E72077">
        <w:rPr>
          <w:rFonts w:ascii="Times New Roman" w:hAnsi="Times New Roman" w:cs="Times New Roman"/>
          <w:sz w:val="24"/>
          <w:szCs w:val="24"/>
        </w:rPr>
        <w:t xml:space="preserve">). </w:t>
      </w:r>
    </w:p>
    <w:p w14:paraId="69C8857F" w14:textId="1F3DBE76" w:rsidR="00B93117" w:rsidRPr="00E72077" w:rsidRDefault="00007AD8" w:rsidP="00B93117">
      <w:pPr>
        <w:spacing w:after="0" w:line="480" w:lineRule="auto"/>
        <w:ind w:firstLine="720"/>
        <w:rPr>
          <w:rFonts w:ascii="Times New Roman" w:hAnsi="Times New Roman" w:cs="Times New Roman"/>
          <w:bCs/>
          <w:sz w:val="24"/>
          <w:szCs w:val="24"/>
        </w:rPr>
      </w:pPr>
      <w:r w:rsidRPr="00E72077">
        <w:rPr>
          <w:rFonts w:ascii="Times New Roman" w:hAnsi="Times New Roman" w:cs="Times New Roman"/>
          <w:sz w:val="24"/>
          <w:szCs w:val="24"/>
        </w:rPr>
        <w:t xml:space="preserve">Concomitantly, </w:t>
      </w:r>
      <w:r w:rsidR="00404838" w:rsidRPr="00E72077">
        <w:rPr>
          <w:rFonts w:ascii="Times New Roman" w:hAnsi="Times New Roman" w:cs="Times New Roman"/>
          <w:sz w:val="24"/>
          <w:szCs w:val="24"/>
        </w:rPr>
        <w:t>an online community related to discontent with the</w:t>
      </w:r>
      <w:r w:rsidR="00B60632" w:rsidRPr="00E72077">
        <w:rPr>
          <w:rFonts w:ascii="Times New Roman" w:hAnsi="Times New Roman" w:cs="Times New Roman"/>
          <w:sz w:val="24"/>
          <w:szCs w:val="24"/>
        </w:rPr>
        <w:t xml:space="preserve"> modern conceptualization of</w:t>
      </w:r>
      <w:r w:rsidR="00404838" w:rsidRPr="00E72077">
        <w:rPr>
          <w:rFonts w:ascii="Times New Roman" w:hAnsi="Times New Roman" w:cs="Times New Roman"/>
          <w:sz w:val="24"/>
          <w:szCs w:val="24"/>
        </w:rPr>
        <w:t xml:space="preserve"> work exploded in activity. </w:t>
      </w:r>
      <w:r w:rsidR="008E3FAE" w:rsidRPr="00E72077">
        <w:rPr>
          <w:rFonts w:ascii="Times New Roman" w:hAnsi="Times New Roman" w:cs="Times New Roman"/>
          <w:sz w:val="24"/>
          <w:szCs w:val="24"/>
        </w:rPr>
        <w:t>r/antiwork</w:t>
      </w:r>
      <w:r w:rsidR="00404838" w:rsidRPr="00E72077">
        <w:rPr>
          <w:rFonts w:ascii="Times New Roman" w:hAnsi="Times New Roman" w:cs="Times New Roman"/>
          <w:sz w:val="24"/>
          <w:szCs w:val="24"/>
        </w:rPr>
        <w:t xml:space="preserve"> is a subreddit, or a community within the social media site Reddit, that was originally dedicated to </w:t>
      </w:r>
      <w:r w:rsidR="00B93117" w:rsidRPr="00E72077">
        <w:rPr>
          <w:rFonts w:ascii="Times New Roman" w:hAnsi="Times New Roman" w:cs="Times New Roman"/>
          <w:sz w:val="24"/>
          <w:szCs w:val="24"/>
        </w:rPr>
        <w:t>ending</w:t>
      </w:r>
      <w:r w:rsidR="00D37DCF" w:rsidRPr="00E72077">
        <w:rPr>
          <w:rFonts w:ascii="Times New Roman" w:hAnsi="Times New Roman" w:cs="Times New Roman"/>
          <w:bCs/>
          <w:sz w:val="24"/>
          <w:szCs w:val="24"/>
        </w:rPr>
        <w:t xml:space="preserve"> the concept of work but evolved into a discussion forum related to ending </w:t>
      </w:r>
      <w:r w:rsidR="00B93117" w:rsidRPr="00E72077">
        <w:rPr>
          <w:rFonts w:ascii="Times New Roman" w:hAnsi="Times New Roman" w:cs="Times New Roman"/>
          <w:bCs/>
          <w:sz w:val="24"/>
          <w:szCs w:val="24"/>
        </w:rPr>
        <w:t xml:space="preserve">worker </w:t>
      </w:r>
      <w:r w:rsidR="00D37DCF" w:rsidRPr="00E72077">
        <w:rPr>
          <w:rFonts w:ascii="Times New Roman" w:hAnsi="Times New Roman" w:cs="Times New Roman"/>
          <w:bCs/>
          <w:sz w:val="24"/>
          <w:szCs w:val="24"/>
        </w:rPr>
        <w:t>exploitation by managers and corporations (</w:t>
      </w:r>
      <w:r w:rsidR="0053690A" w:rsidRPr="00E72077">
        <w:rPr>
          <w:rFonts w:ascii="Times New Roman" w:hAnsi="Times New Roman" w:cs="Times New Roman"/>
          <w:bCs/>
          <w:sz w:val="24"/>
          <w:szCs w:val="24"/>
        </w:rPr>
        <w:t>Harwell, 2021;</w:t>
      </w:r>
      <w:r w:rsidR="003C6E82" w:rsidRPr="00E72077">
        <w:rPr>
          <w:rFonts w:ascii="Times New Roman" w:hAnsi="Times New Roman" w:cs="Times New Roman"/>
          <w:bCs/>
          <w:sz w:val="24"/>
          <w:szCs w:val="24"/>
        </w:rPr>
        <w:t xml:space="preserve"> TeiaRabishu, 2022</w:t>
      </w:r>
      <w:r w:rsidR="00D37DCF" w:rsidRPr="00E72077">
        <w:rPr>
          <w:rFonts w:ascii="Times New Roman" w:hAnsi="Times New Roman" w:cs="Times New Roman"/>
          <w:bCs/>
          <w:sz w:val="24"/>
          <w:szCs w:val="24"/>
        </w:rPr>
        <w:t>)</w:t>
      </w:r>
      <w:r w:rsidR="00B93117" w:rsidRPr="00E72077">
        <w:rPr>
          <w:rFonts w:ascii="Times New Roman" w:hAnsi="Times New Roman" w:cs="Times New Roman"/>
          <w:bCs/>
          <w:sz w:val="24"/>
          <w:szCs w:val="24"/>
        </w:rPr>
        <w:t xml:space="preserve">. </w:t>
      </w:r>
      <w:r w:rsidR="00404838" w:rsidRPr="00E72077">
        <w:rPr>
          <w:rFonts w:ascii="Times New Roman" w:hAnsi="Times New Roman" w:cs="Times New Roman"/>
          <w:bCs/>
          <w:sz w:val="24"/>
          <w:szCs w:val="24"/>
        </w:rPr>
        <w:t xml:space="preserve">As such, </w:t>
      </w:r>
      <w:r w:rsidR="008E3FAE" w:rsidRPr="00E72077">
        <w:rPr>
          <w:rFonts w:ascii="Times New Roman" w:hAnsi="Times New Roman" w:cs="Times New Roman"/>
          <w:bCs/>
          <w:sz w:val="24"/>
          <w:szCs w:val="24"/>
        </w:rPr>
        <w:t>r/antiwork</w:t>
      </w:r>
      <w:r w:rsidR="00404838" w:rsidRPr="00E72077">
        <w:rPr>
          <w:rFonts w:ascii="Times New Roman" w:hAnsi="Times New Roman" w:cs="Times New Roman"/>
          <w:bCs/>
          <w:sz w:val="24"/>
          <w:szCs w:val="24"/>
        </w:rPr>
        <w:t xml:space="preserve"> </w:t>
      </w:r>
      <w:r w:rsidR="00B93117" w:rsidRPr="00E72077">
        <w:rPr>
          <w:rFonts w:ascii="Times New Roman" w:hAnsi="Times New Roman" w:cs="Times New Roman"/>
          <w:bCs/>
          <w:sz w:val="24"/>
          <w:szCs w:val="24"/>
        </w:rPr>
        <w:t>serves</w:t>
      </w:r>
      <w:r w:rsidR="00404838" w:rsidRPr="00E72077">
        <w:rPr>
          <w:rFonts w:ascii="Times New Roman" w:hAnsi="Times New Roman" w:cs="Times New Roman"/>
          <w:bCs/>
          <w:sz w:val="24"/>
          <w:szCs w:val="24"/>
        </w:rPr>
        <w:t xml:space="preserve"> as an abbreviation for “antiworking yourself to death” (Weeldreyer, 2021)</w:t>
      </w:r>
      <w:r w:rsidR="00B93117" w:rsidRPr="00E72077">
        <w:rPr>
          <w:rFonts w:ascii="Times New Roman" w:hAnsi="Times New Roman" w:cs="Times New Roman"/>
          <w:bCs/>
          <w:sz w:val="24"/>
          <w:szCs w:val="24"/>
        </w:rPr>
        <w:t xml:space="preserve"> and became the “Poster Child for The Great Resignation” (</w:t>
      </w:r>
      <w:r w:rsidR="003C6E82" w:rsidRPr="00E72077">
        <w:rPr>
          <w:rFonts w:ascii="Times New Roman" w:hAnsi="Times New Roman" w:cs="Times New Roman"/>
          <w:bCs/>
          <w:sz w:val="24"/>
          <w:szCs w:val="24"/>
        </w:rPr>
        <w:t>Reddit Staff, 2021</w:t>
      </w:r>
      <w:r w:rsidR="00B93117" w:rsidRPr="00E72077">
        <w:rPr>
          <w:rFonts w:ascii="Times New Roman" w:hAnsi="Times New Roman" w:cs="Times New Roman"/>
          <w:bCs/>
          <w:sz w:val="24"/>
          <w:szCs w:val="24"/>
        </w:rPr>
        <w:t>). During this time, the subreddit grew from about 1</w:t>
      </w:r>
      <w:r w:rsidR="00755287" w:rsidRPr="00E72077">
        <w:rPr>
          <w:rFonts w:ascii="Times New Roman" w:hAnsi="Times New Roman" w:cs="Times New Roman"/>
          <w:bCs/>
          <w:sz w:val="24"/>
          <w:szCs w:val="24"/>
        </w:rPr>
        <w:t>75</w:t>
      </w:r>
      <w:r w:rsidR="00B93117" w:rsidRPr="00E72077">
        <w:rPr>
          <w:rFonts w:ascii="Times New Roman" w:hAnsi="Times New Roman" w:cs="Times New Roman"/>
          <w:bCs/>
          <w:sz w:val="24"/>
          <w:szCs w:val="24"/>
        </w:rPr>
        <w:t xml:space="preserve">,000 members with low activity </w:t>
      </w:r>
      <w:r w:rsidR="00755287" w:rsidRPr="00E72077">
        <w:rPr>
          <w:rFonts w:ascii="Times New Roman" w:hAnsi="Times New Roman" w:cs="Times New Roman"/>
          <w:bCs/>
          <w:sz w:val="24"/>
          <w:szCs w:val="24"/>
        </w:rPr>
        <w:t>in late 2020</w:t>
      </w:r>
      <w:r w:rsidR="00B93117" w:rsidRPr="00E72077">
        <w:rPr>
          <w:rFonts w:ascii="Times New Roman" w:hAnsi="Times New Roman" w:cs="Times New Roman"/>
          <w:bCs/>
          <w:sz w:val="24"/>
          <w:szCs w:val="24"/>
        </w:rPr>
        <w:t xml:space="preserve"> to </w:t>
      </w:r>
      <w:r w:rsidR="00755287" w:rsidRPr="00E72077">
        <w:rPr>
          <w:rFonts w:ascii="Times New Roman" w:hAnsi="Times New Roman" w:cs="Times New Roman"/>
          <w:bCs/>
          <w:sz w:val="24"/>
          <w:szCs w:val="24"/>
        </w:rPr>
        <w:t xml:space="preserve">over 1 million </w:t>
      </w:r>
      <w:r w:rsidR="00B93117" w:rsidRPr="00E72077">
        <w:rPr>
          <w:rFonts w:ascii="Times New Roman" w:hAnsi="Times New Roman" w:cs="Times New Roman"/>
          <w:bCs/>
          <w:sz w:val="24"/>
          <w:szCs w:val="24"/>
        </w:rPr>
        <w:t xml:space="preserve">members with high activity at the </w:t>
      </w:r>
      <w:r w:rsidR="00755287" w:rsidRPr="00E72077">
        <w:rPr>
          <w:rFonts w:ascii="Times New Roman" w:hAnsi="Times New Roman" w:cs="Times New Roman"/>
          <w:bCs/>
          <w:sz w:val="24"/>
          <w:szCs w:val="24"/>
        </w:rPr>
        <w:t>end of 2021</w:t>
      </w:r>
      <w:r w:rsidR="00B93117" w:rsidRPr="00E72077">
        <w:rPr>
          <w:rFonts w:ascii="Times New Roman" w:hAnsi="Times New Roman" w:cs="Times New Roman"/>
          <w:bCs/>
          <w:sz w:val="24"/>
          <w:szCs w:val="24"/>
        </w:rPr>
        <w:t xml:space="preserve"> (</w:t>
      </w:r>
      <w:r w:rsidR="00755287" w:rsidRPr="00E72077">
        <w:rPr>
          <w:rFonts w:ascii="Times New Roman" w:hAnsi="Times New Roman" w:cs="Times New Roman"/>
          <w:bCs/>
          <w:sz w:val="24"/>
          <w:szCs w:val="24"/>
        </w:rPr>
        <w:t>Ehrlich, 2021; Reddit Staff, 2021</w:t>
      </w:r>
      <w:r w:rsidR="00B93117" w:rsidRPr="00E72077">
        <w:rPr>
          <w:rFonts w:ascii="Times New Roman" w:hAnsi="Times New Roman" w:cs="Times New Roman"/>
          <w:bCs/>
          <w:sz w:val="24"/>
          <w:szCs w:val="24"/>
        </w:rPr>
        <w:t>).</w:t>
      </w:r>
      <w:r w:rsidR="00C55C45" w:rsidRPr="00E72077">
        <w:rPr>
          <w:rFonts w:ascii="Times New Roman" w:hAnsi="Times New Roman" w:cs="Times New Roman"/>
          <w:bCs/>
          <w:sz w:val="24"/>
          <w:szCs w:val="24"/>
        </w:rPr>
        <w:t xml:space="preserve"> As such, this subreddit is an appropriate </w:t>
      </w:r>
      <w:r w:rsidR="00983EAE" w:rsidRPr="00E72077">
        <w:rPr>
          <w:rFonts w:ascii="Times New Roman" w:hAnsi="Times New Roman" w:cs="Times New Roman"/>
          <w:bCs/>
          <w:sz w:val="24"/>
          <w:szCs w:val="24"/>
        </w:rPr>
        <w:t xml:space="preserve">study </w:t>
      </w:r>
      <w:r w:rsidR="00C55C45" w:rsidRPr="00E72077">
        <w:rPr>
          <w:rFonts w:ascii="Times New Roman" w:hAnsi="Times New Roman" w:cs="Times New Roman"/>
          <w:bCs/>
          <w:sz w:val="24"/>
          <w:szCs w:val="24"/>
        </w:rPr>
        <w:t>sample to further our understanding of the Great Resignation.</w:t>
      </w:r>
    </w:p>
    <w:p w14:paraId="0DC597D0" w14:textId="77777777" w:rsidR="004A47EF" w:rsidRPr="00E72077" w:rsidRDefault="004A47EF" w:rsidP="004A47EF">
      <w:pPr>
        <w:spacing w:after="0" w:line="480" w:lineRule="auto"/>
        <w:rPr>
          <w:rFonts w:ascii="Times New Roman" w:hAnsi="Times New Roman" w:cs="Times New Roman"/>
          <w:b/>
          <w:sz w:val="24"/>
          <w:szCs w:val="24"/>
        </w:rPr>
      </w:pPr>
      <w:r w:rsidRPr="00E72077">
        <w:rPr>
          <w:rFonts w:ascii="Times New Roman" w:hAnsi="Times New Roman" w:cs="Times New Roman"/>
          <w:b/>
          <w:sz w:val="24"/>
          <w:szCs w:val="24"/>
        </w:rPr>
        <w:t xml:space="preserve">Management and Turnover in the Great Resignation </w:t>
      </w:r>
    </w:p>
    <w:p w14:paraId="5729DE21" w14:textId="503BE945" w:rsidR="004A47EF" w:rsidRPr="00E72077" w:rsidRDefault="004A47EF" w:rsidP="007B6E88">
      <w:pPr>
        <w:spacing w:after="0" w:line="480" w:lineRule="auto"/>
        <w:ind w:firstLine="720"/>
        <w:rPr>
          <w:rFonts w:ascii="Times New Roman" w:hAnsi="Times New Roman" w:cs="Times New Roman"/>
          <w:sz w:val="24"/>
          <w:szCs w:val="24"/>
        </w:rPr>
      </w:pPr>
      <w:r w:rsidRPr="00E72077">
        <w:rPr>
          <w:rFonts w:ascii="Times New Roman" w:hAnsi="Times New Roman" w:cs="Times New Roman"/>
          <w:sz w:val="24"/>
          <w:szCs w:val="24"/>
        </w:rPr>
        <w:t xml:space="preserve">One empirical study has investigated predictors of turnover during the Great Resignation, using text analysis to do so. </w:t>
      </w:r>
      <w:r w:rsidR="007A70DD" w:rsidRPr="00E72077">
        <w:rPr>
          <w:rFonts w:ascii="Times New Roman" w:hAnsi="Times New Roman" w:cs="Times New Roman"/>
          <w:sz w:val="24"/>
          <w:szCs w:val="24"/>
        </w:rPr>
        <w:t>Sull et al. (2022a)</w:t>
      </w:r>
      <w:r w:rsidRPr="00E72077">
        <w:rPr>
          <w:rFonts w:ascii="Times New Roman" w:hAnsi="Times New Roman" w:cs="Times New Roman"/>
          <w:sz w:val="24"/>
          <w:szCs w:val="24"/>
        </w:rPr>
        <w:t xml:space="preserve"> analyzed 1.3 million Glassdoor reviews from employees who left 500 large American firms in the first six months of the Great Resignation. They found that an employee mentioning toxic work culture was the most effective predictor of a company’s attrition rate from over 170 topics. Toxic work culture was nearly 3 times more effective than the next-most useful predictor (job insecurity and reorganization) and 10 times more effective in predicting attrition than compensation (ranked 16</w:t>
      </w:r>
      <w:r w:rsidRPr="00E72077">
        <w:rPr>
          <w:rFonts w:ascii="Times New Roman" w:hAnsi="Times New Roman" w:cs="Times New Roman"/>
          <w:sz w:val="24"/>
          <w:szCs w:val="24"/>
          <w:vertAlign w:val="superscript"/>
        </w:rPr>
        <w:t>th</w:t>
      </w:r>
      <w:r w:rsidRPr="00E72077">
        <w:rPr>
          <w:rFonts w:ascii="Times New Roman" w:hAnsi="Times New Roman" w:cs="Times New Roman"/>
          <w:sz w:val="24"/>
          <w:szCs w:val="24"/>
        </w:rPr>
        <w:t xml:space="preserve"> amongst the 170 topics). The authors found in a separate study that multiple of the leading contributors to toxic work culture directly relate to management practices, such as noninclusivity, disrespect, unethical behavior, and abusive management (</w:t>
      </w:r>
      <w:r w:rsidR="007A70DD" w:rsidRPr="00E72077">
        <w:rPr>
          <w:rFonts w:ascii="Times New Roman" w:hAnsi="Times New Roman" w:cs="Times New Roman"/>
          <w:sz w:val="24"/>
          <w:szCs w:val="24"/>
        </w:rPr>
        <w:t>Sull et al., 2022b</w:t>
      </w:r>
      <w:r w:rsidRPr="00E72077">
        <w:rPr>
          <w:rFonts w:ascii="Times New Roman" w:hAnsi="Times New Roman" w:cs="Times New Roman"/>
          <w:sz w:val="24"/>
          <w:szCs w:val="24"/>
        </w:rPr>
        <w:t xml:space="preserve">). In particular, complaints of favoritism </w:t>
      </w:r>
      <w:r w:rsidRPr="00E72077">
        <w:rPr>
          <w:rFonts w:ascii="Times New Roman" w:hAnsi="Times New Roman" w:cs="Times New Roman"/>
          <w:sz w:val="24"/>
          <w:szCs w:val="24"/>
        </w:rPr>
        <w:lastRenderedPageBreak/>
        <w:t xml:space="preserve">from managers, dishonesty and false promises, unsafe work conditions perpetuated by the employer, and verbal abuse, condescension, shouting, and bullying from managers inflated reports of toxic work culture. </w:t>
      </w:r>
    </w:p>
    <w:p w14:paraId="7C3B8C80" w14:textId="11E66E72" w:rsidR="004A47EF" w:rsidRPr="00E72077" w:rsidRDefault="004A47EF" w:rsidP="004A47EF">
      <w:pPr>
        <w:spacing w:after="0" w:line="480" w:lineRule="auto"/>
        <w:ind w:firstLine="720"/>
        <w:rPr>
          <w:rFonts w:ascii="Times New Roman" w:hAnsi="Times New Roman" w:cs="Times New Roman"/>
          <w:sz w:val="24"/>
          <w:szCs w:val="24"/>
        </w:rPr>
      </w:pPr>
      <w:r w:rsidRPr="00E72077">
        <w:rPr>
          <w:rFonts w:ascii="Times New Roman" w:hAnsi="Times New Roman" w:cs="Times New Roman"/>
          <w:sz w:val="24"/>
          <w:szCs w:val="24"/>
        </w:rPr>
        <w:t>However, while neither blue nor white collar industries appeared immune to turnover, certain organizations fared better than others</w:t>
      </w:r>
      <w:r w:rsidR="00E106BD" w:rsidRPr="00E72077">
        <w:rPr>
          <w:rFonts w:ascii="Times New Roman" w:hAnsi="Times New Roman" w:cs="Times New Roman"/>
          <w:sz w:val="24"/>
          <w:szCs w:val="24"/>
        </w:rPr>
        <w:t>, even within the same industry</w:t>
      </w:r>
      <w:r w:rsidRPr="00E72077">
        <w:rPr>
          <w:rFonts w:ascii="Times New Roman" w:hAnsi="Times New Roman" w:cs="Times New Roman"/>
          <w:sz w:val="24"/>
          <w:szCs w:val="24"/>
        </w:rPr>
        <w:t xml:space="preserve">. </w:t>
      </w:r>
      <w:r w:rsidR="00E106BD" w:rsidRPr="00E72077">
        <w:rPr>
          <w:rFonts w:ascii="Times New Roman" w:hAnsi="Times New Roman" w:cs="Times New Roman"/>
          <w:sz w:val="24"/>
          <w:szCs w:val="24"/>
        </w:rPr>
        <w:t>F</w:t>
      </w:r>
      <w:r w:rsidRPr="00E72077">
        <w:rPr>
          <w:rFonts w:ascii="Times New Roman" w:hAnsi="Times New Roman" w:cs="Times New Roman"/>
          <w:sz w:val="24"/>
          <w:szCs w:val="24"/>
        </w:rPr>
        <w:t>or example, workers left Tesla at almost four times the rate the</w:t>
      </w:r>
      <w:r w:rsidR="00E106BD" w:rsidRPr="00E72077">
        <w:rPr>
          <w:rFonts w:ascii="Times New Roman" w:hAnsi="Times New Roman" w:cs="Times New Roman"/>
          <w:sz w:val="24"/>
          <w:szCs w:val="24"/>
        </w:rPr>
        <w:t>y</w:t>
      </w:r>
      <w:r w:rsidRPr="00E72077">
        <w:rPr>
          <w:rFonts w:ascii="Times New Roman" w:hAnsi="Times New Roman" w:cs="Times New Roman"/>
          <w:sz w:val="24"/>
          <w:szCs w:val="24"/>
        </w:rPr>
        <w:t xml:space="preserve"> left Ford, and employees left JetBlue at double the rate they left Southwest Airlines (</w:t>
      </w:r>
      <w:r w:rsidR="007A70DD" w:rsidRPr="00E72077">
        <w:rPr>
          <w:rFonts w:ascii="Times New Roman" w:hAnsi="Times New Roman" w:cs="Times New Roman"/>
          <w:sz w:val="24"/>
          <w:szCs w:val="24"/>
        </w:rPr>
        <w:t>Sull et al., 2022a</w:t>
      </w:r>
      <w:r w:rsidRPr="00E72077">
        <w:rPr>
          <w:rFonts w:ascii="Times New Roman" w:hAnsi="Times New Roman" w:cs="Times New Roman"/>
          <w:sz w:val="24"/>
          <w:szCs w:val="24"/>
        </w:rPr>
        <w:t>). These findings suggest that there are organizational and managerial practices that can maintain a happy, satisfied workforce. We hope to uncover some of these best practices through this study.</w:t>
      </w:r>
    </w:p>
    <w:p w14:paraId="65C03B65" w14:textId="7FB79A72" w:rsidR="004A47EF" w:rsidRPr="00E72077" w:rsidRDefault="004A47EF" w:rsidP="00B93117">
      <w:pPr>
        <w:spacing w:after="0" w:line="480" w:lineRule="auto"/>
        <w:rPr>
          <w:rFonts w:ascii="Times New Roman" w:hAnsi="Times New Roman" w:cs="Times New Roman"/>
          <w:b/>
          <w:sz w:val="24"/>
          <w:szCs w:val="24"/>
        </w:rPr>
      </w:pPr>
      <w:r w:rsidRPr="00E72077">
        <w:rPr>
          <w:rFonts w:ascii="Times New Roman" w:hAnsi="Times New Roman" w:cs="Times New Roman"/>
          <w:b/>
          <w:sz w:val="24"/>
          <w:szCs w:val="24"/>
        </w:rPr>
        <w:t>Insights from Leadership Theory</w:t>
      </w:r>
    </w:p>
    <w:p w14:paraId="1CC2885D" w14:textId="000A0DE7" w:rsidR="004A47EF" w:rsidRPr="00E72077" w:rsidRDefault="004A47EF" w:rsidP="004A47EF">
      <w:pPr>
        <w:spacing w:after="0" w:line="480" w:lineRule="auto"/>
        <w:ind w:firstLine="720"/>
        <w:rPr>
          <w:rFonts w:ascii="Times New Roman" w:hAnsi="Times New Roman" w:cs="Times New Roman"/>
          <w:sz w:val="24"/>
          <w:szCs w:val="24"/>
        </w:rPr>
      </w:pPr>
      <w:r w:rsidRPr="00E72077">
        <w:rPr>
          <w:rFonts w:ascii="Times New Roman" w:hAnsi="Times New Roman" w:cs="Times New Roman"/>
          <w:sz w:val="24"/>
          <w:szCs w:val="24"/>
        </w:rPr>
        <w:t>Leader-Member Exchange (LMX) Theory focuses on the relationship between leader and follower (Lord</w:t>
      </w:r>
      <w:r w:rsidR="00767455" w:rsidRPr="00E72077">
        <w:rPr>
          <w:rFonts w:ascii="Times New Roman" w:hAnsi="Times New Roman" w:cs="Times New Roman"/>
          <w:sz w:val="24"/>
          <w:szCs w:val="24"/>
        </w:rPr>
        <w:t xml:space="preserve"> et al., 2016</w:t>
      </w:r>
      <w:r w:rsidRPr="00E72077">
        <w:rPr>
          <w:rFonts w:ascii="Times New Roman" w:hAnsi="Times New Roman" w:cs="Times New Roman"/>
          <w:sz w:val="24"/>
          <w:szCs w:val="24"/>
        </w:rPr>
        <w:t>). The foundations of LMX theory are rooted in role theory, suggesting that subordinates’ task performance and managers’ reciprocal resource provision depends on the type of their relationship, as well as in social exchange theory, lending the notion that material and nonmaterial resources can be exchanged. Relationships that are marked by “mutual trust, respect, liking and reciprocal influence” are described as “high</w:t>
      </w:r>
      <w:r w:rsidR="00983EAE" w:rsidRPr="00E72077">
        <w:rPr>
          <w:rFonts w:ascii="Times New Roman" w:hAnsi="Times New Roman" w:cs="Times New Roman"/>
          <w:sz w:val="24"/>
          <w:szCs w:val="24"/>
        </w:rPr>
        <w:t xml:space="preserve"> </w:t>
      </w:r>
      <w:r w:rsidRPr="00E72077">
        <w:rPr>
          <w:rFonts w:ascii="Times New Roman" w:hAnsi="Times New Roman" w:cs="Times New Roman"/>
          <w:sz w:val="24"/>
          <w:szCs w:val="24"/>
        </w:rPr>
        <w:t>LMX”</w:t>
      </w:r>
      <w:r w:rsidR="00AA5E80" w:rsidRPr="00E72077">
        <w:rPr>
          <w:rFonts w:ascii="Times New Roman" w:hAnsi="Times New Roman" w:cs="Times New Roman"/>
          <w:sz w:val="24"/>
          <w:szCs w:val="24"/>
        </w:rPr>
        <w:t xml:space="preserve"> and are associated with lower turnover than</w:t>
      </w:r>
      <w:r w:rsidRPr="00E72077">
        <w:rPr>
          <w:rFonts w:ascii="Times New Roman" w:hAnsi="Times New Roman" w:cs="Times New Roman"/>
          <w:sz w:val="24"/>
          <w:szCs w:val="24"/>
        </w:rPr>
        <w:t xml:space="preserve"> those “based strictly on employment contracts” </w:t>
      </w:r>
      <w:r w:rsidR="00AA5E80" w:rsidRPr="00E72077">
        <w:rPr>
          <w:rFonts w:ascii="Times New Roman" w:hAnsi="Times New Roman" w:cs="Times New Roman"/>
          <w:sz w:val="24"/>
          <w:szCs w:val="24"/>
        </w:rPr>
        <w:t>called</w:t>
      </w:r>
      <w:r w:rsidRPr="00E72077">
        <w:rPr>
          <w:rFonts w:ascii="Times New Roman" w:hAnsi="Times New Roman" w:cs="Times New Roman"/>
          <w:sz w:val="24"/>
          <w:szCs w:val="24"/>
        </w:rPr>
        <w:t xml:space="preserve"> “low</w:t>
      </w:r>
      <w:r w:rsidR="00983EAE" w:rsidRPr="00E72077">
        <w:rPr>
          <w:rFonts w:ascii="Times New Roman" w:hAnsi="Times New Roman" w:cs="Times New Roman"/>
          <w:sz w:val="24"/>
          <w:szCs w:val="24"/>
        </w:rPr>
        <w:t xml:space="preserve"> </w:t>
      </w:r>
      <w:r w:rsidRPr="00E72077">
        <w:rPr>
          <w:rFonts w:ascii="Times New Roman" w:hAnsi="Times New Roman" w:cs="Times New Roman"/>
          <w:sz w:val="24"/>
          <w:szCs w:val="24"/>
        </w:rPr>
        <w:t>LMX” (Liden</w:t>
      </w:r>
      <w:r w:rsidR="00767455" w:rsidRPr="00E72077">
        <w:rPr>
          <w:rFonts w:ascii="Times New Roman" w:hAnsi="Times New Roman" w:cs="Times New Roman"/>
          <w:sz w:val="24"/>
          <w:szCs w:val="24"/>
        </w:rPr>
        <w:t xml:space="preserve"> &amp; Maslyn, 1998</w:t>
      </w:r>
      <w:r w:rsidRPr="00E72077">
        <w:rPr>
          <w:rFonts w:ascii="Times New Roman" w:hAnsi="Times New Roman" w:cs="Times New Roman"/>
          <w:sz w:val="24"/>
          <w:szCs w:val="24"/>
        </w:rPr>
        <w:t xml:space="preserve">). </w:t>
      </w:r>
    </w:p>
    <w:p w14:paraId="75CC118B" w14:textId="43A9C0ED" w:rsidR="000D3A7C" w:rsidRPr="00E72077" w:rsidRDefault="004A47EF" w:rsidP="005B462B">
      <w:pPr>
        <w:spacing w:after="0" w:line="480" w:lineRule="auto"/>
        <w:ind w:firstLine="720"/>
        <w:rPr>
          <w:rFonts w:ascii="Times New Roman" w:hAnsi="Times New Roman" w:cs="Times New Roman"/>
          <w:sz w:val="24"/>
          <w:szCs w:val="24"/>
        </w:rPr>
      </w:pPr>
      <w:r w:rsidRPr="00E72077">
        <w:rPr>
          <w:rFonts w:ascii="Times New Roman" w:hAnsi="Times New Roman" w:cs="Times New Roman"/>
          <w:sz w:val="24"/>
          <w:szCs w:val="24"/>
        </w:rPr>
        <w:t>Good leaders, and therefore good managers, commit resources to their relationship with their subordinates (Lord</w:t>
      </w:r>
      <w:r w:rsidR="00767455" w:rsidRPr="00E72077">
        <w:rPr>
          <w:rFonts w:ascii="Times New Roman" w:hAnsi="Times New Roman" w:cs="Times New Roman"/>
          <w:sz w:val="24"/>
          <w:szCs w:val="24"/>
        </w:rPr>
        <w:t xml:space="preserve"> et al., 2016</w:t>
      </w:r>
      <w:r w:rsidRPr="00E72077">
        <w:rPr>
          <w:rFonts w:ascii="Times New Roman" w:hAnsi="Times New Roman" w:cs="Times New Roman"/>
          <w:sz w:val="24"/>
          <w:szCs w:val="24"/>
        </w:rPr>
        <w:t xml:space="preserve">). </w:t>
      </w:r>
      <w:r w:rsidR="00C55C45" w:rsidRPr="00E72077">
        <w:rPr>
          <w:rFonts w:ascii="Times New Roman" w:hAnsi="Times New Roman" w:cs="Times New Roman"/>
          <w:sz w:val="24"/>
          <w:szCs w:val="24"/>
        </w:rPr>
        <w:t>Flexibility</w:t>
      </w:r>
      <w:r w:rsidR="005B462B" w:rsidRPr="00E72077">
        <w:rPr>
          <w:rFonts w:ascii="Times New Roman" w:hAnsi="Times New Roman" w:cs="Times New Roman"/>
          <w:sz w:val="24"/>
          <w:szCs w:val="24"/>
        </w:rPr>
        <w:t>,</w:t>
      </w:r>
      <w:r w:rsidR="00C55C45" w:rsidRPr="00E72077">
        <w:rPr>
          <w:rFonts w:ascii="Times New Roman" w:hAnsi="Times New Roman" w:cs="Times New Roman"/>
          <w:sz w:val="24"/>
          <w:szCs w:val="24"/>
        </w:rPr>
        <w:t xml:space="preserve"> autonomy</w:t>
      </w:r>
      <w:r w:rsidR="005B462B" w:rsidRPr="00E72077">
        <w:rPr>
          <w:rFonts w:ascii="Times New Roman" w:hAnsi="Times New Roman" w:cs="Times New Roman"/>
          <w:sz w:val="24"/>
          <w:szCs w:val="24"/>
        </w:rPr>
        <w:t>, and respect</w:t>
      </w:r>
      <w:r w:rsidR="00C55C45" w:rsidRPr="00E72077">
        <w:rPr>
          <w:rFonts w:ascii="Times New Roman" w:hAnsi="Times New Roman" w:cs="Times New Roman"/>
          <w:sz w:val="24"/>
          <w:szCs w:val="24"/>
        </w:rPr>
        <w:t xml:space="preserve"> are nonmaterial resources that employees desire from their leaders</w:t>
      </w:r>
      <w:r w:rsidR="00326B0C" w:rsidRPr="00E72077">
        <w:rPr>
          <w:rFonts w:ascii="Times New Roman" w:hAnsi="Times New Roman" w:cs="Times New Roman"/>
          <w:sz w:val="24"/>
          <w:szCs w:val="24"/>
        </w:rPr>
        <w:t>.</w:t>
      </w:r>
      <w:r w:rsidR="005B462B" w:rsidRPr="00E72077">
        <w:rPr>
          <w:rFonts w:ascii="Times New Roman" w:hAnsi="Times New Roman" w:cs="Times New Roman"/>
          <w:sz w:val="24"/>
          <w:szCs w:val="24"/>
        </w:rPr>
        <w:t xml:space="preserve"> </w:t>
      </w:r>
      <w:r w:rsidR="00326B0C" w:rsidRPr="00E72077">
        <w:rPr>
          <w:rFonts w:ascii="Times New Roman" w:hAnsi="Times New Roman" w:cs="Times New Roman"/>
          <w:sz w:val="24"/>
          <w:szCs w:val="24"/>
        </w:rPr>
        <w:t xml:space="preserve">This assertion aligns with the finding that </w:t>
      </w:r>
      <w:r w:rsidR="005B462B" w:rsidRPr="00E72077">
        <w:rPr>
          <w:rFonts w:ascii="Times New Roman" w:hAnsi="Times New Roman" w:cs="Times New Roman"/>
          <w:sz w:val="24"/>
          <w:szCs w:val="24"/>
        </w:rPr>
        <w:t xml:space="preserve">abusive management practices like bullying, cronyism, and shouting at employees predicted turnover in the Great Resignation (Sull et al., 2022a). </w:t>
      </w:r>
      <w:r w:rsidRPr="00E72077">
        <w:rPr>
          <w:rFonts w:ascii="Times New Roman" w:hAnsi="Times New Roman" w:cs="Times New Roman"/>
          <w:sz w:val="24"/>
          <w:szCs w:val="24"/>
        </w:rPr>
        <w:t xml:space="preserve">Regarding specific tasks, employees </w:t>
      </w:r>
      <w:r w:rsidRPr="00E72077">
        <w:rPr>
          <w:rFonts w:ascii="Times New Roman" w:hAnsi="Times New Roman" w:cs="Times New Roman"/>
          <w:sz w:val="24"/>
          <w:szCs w:val="24"/>
        </w:rPr>
        <w:lastRenderedPageBreak/>
        <w:t>mainly expect that a (good) leader takes care of group needs that are being neglected (Burke</w:t>
      </w:r>
      <w:r w:rsidR="00767455" w:rsidRPr="00E72077">
        <w:rPr>
          <w:rFonts w:ascii="Times New Roman" w:hAnsi="Times New Roman" w:cs="Times New Roman"/>
          <w:sz w:val="24"/>
          <w:szCs w:val="24"/>
        </w:rPr>
        <w:t xml:space="preserve"> et al., 2007</w:t>
      </w:r>
      <w:r w:rsidRPr="00E72077">
        <w:rPr>
          <w:rFonts w:ascii="Times New Roman" w:hAnsi="Times New Roman" w:cs="Times New Roman"/>
          <w:sz w:val="24"/>
          <w:szCs w:val="24"/>
        </w:rPr>
        <w:t>). Therefore, employees may find fault in their managers for experiences of burnout, especially in cases common to the pandemic in which layoffs precipitated greater workloads that exacerbated burnout (</w:t>
      </w:r>
      <w:r w:rsidR="007A70DD" w:rsidRPr="00E72077">
        <w:rPr>
          <w:rFonts w:ascii="Times New Roman" w:hAnsi="Times New Roman" w:cs="Times New Roman"/>
          <w:sz w:val="24"/>
          <w:szCs w:val="24"/>
        </w:rPr>
        <w:t>Sull et al., 2022a</w:t>
      </w:r>
      <w:r w:rsidRPr="00E72077">
        <w:rPr>
          <w:rFonts w:ascii="Times New Roman" w:hAnsi="Times New Roman" w:cs="Times New Roman"/>
          <w:sz w:val="24"/>
          <w:szCs w:val="24"/>
        </w:rPr>
        <w:t xml:space="preserve">). </w:t>
      </w:r>
      <w:r w:rsidR="005B462B" w:rsidRPr="00E72077">
        <w:rPr>
          <w:rFonts w:ascii="Times New Roman" w:hAnsi="Times New Roman" w:cs="Times New Roman"/>
          <w:sz w:val="24"/>
          <w:szCs w:val="24"/>
        </w:rPr>
        <w:t>C</w:t>
      </w:r>
      <w:r w:rsidR="000D3A7C" w:rsidRPr="00E72077">
        <w:rPr>
          <w:rFonts w:ascii="Times New Roman" w:hAnsi="Times New Roman" w:cs="Times New Roman"/>
          <w:sz w:val="24"/>
          <w:szCs w:val="24"/>
        </w:rPr>
        <w:t xml:space="preserve">ontext also plays a large role in shaping </w:t>
      </w:r>
      <w:r w:rsidR="005B462B" w:rsidRPr="00E72077">
        <w:rPr>
          <w:rFonts w:ascii="Times New Roman" w:hAnsi="Times New Roman" w:cs="Times New Roman"/>
          <w:sz w:val="24"/>
          <w:szCs w:val="24"/>
        </w:rPr>
        <w:t xml:space="preserve">perceptions of </w:t>
      </w:r>
      <w:r w:rsidR="000D3A7C" w:rsidRPr="00E72077">
        <w:rPr>
          <w:rFonts w:ascii="Times New Roman" w:hAnsi="Times New Roman" w:cs="Times New Roman"/>
          <w:sz w:val="24"/>
          <w:szCs w:val="24"/>
        </w:rPr>
        <w:t>leader</w:t>
      </w:r>
      <w:r w:rsidR="005B462B" w:rsidRPr="00E72077">
        <w:rPr>
          <w:rFonts w:ascii="Times New Roman" w:hAnsi="Times New Roman" w:cs="Times New Roman"/>
          <w:sz w:val="24"/>
          <w:szCs w:val="24"/>
        </w:rPr>
        <w:t>s</w:t>
      </w:r>
      <w:r w:rsidR="000D3A7C" w:rsidRPr="00E72077">
        <w:rPr>
          <w:rFonts w:ascii="Times New Roman" w:hAnsi="Times New Roman" w:cs="Times New Roman"/>
          <w:sz w:val="24"/>
          <w:szCs w:val="24"/>
        </w:rPr>
        <w:t xml:space="preserve"> (Lord</w:t>
      </w:r>
      <w:r w:rsidR="00767455" w:rsidRPr="00E72077">
        <w:rPr>
          <w:rFonts w:ascii="Times New Roman" w:hAnsi="Times New Roman" w:cs="Times New Roman"/>
          <w:sz w:val="24"/>
          <w:szCs w:val="24"/>
        </w:rPr>
        <w:t xml:space="preserve"> et al., 2016</w:t>
      </w:r>
      <w:r w:rsidR="000D3A7C" w:rsidRPr="00E72077">
        <w:rPr>
          <w:rFonts w:ascii="Times New Roman" w:hAnsi="Times New Roman" w:cs="Times New Roman"/>
          <w:sz w:val="24"/>
          <w:szCs w:val="24"/>
        </w:rPr>
        <w:t>), where</w:t>
      </w:r>
      <w:r w:rsidR="005B462B" w:rsidRPr="00E72077">
        <w:rPr>
          <w:rFonts w:ascii="Times New Roman" w:hAnsi="Times New Roman" w:cs="Times New Roman"/>
          <w:sz w:val="24"/>
          <w:szCs w:val="24"/>
        </w:rPr>
        <w:t xml:space="preserve"> </w:t>
      </w:r>
      <w:r w:rsidR="000D3A7C" w:rsidRPr="00E72077">
        <w:rPr>
          <w:rFonts w:ascii="Times New Roman" w:hAnsi="Times New Roman" w:cs="Times New Roman"/>
          <w:sz w:val="24"/>
          <w:szCs w:val="24"/>
        </w:rPr>
        <w:t>particular behaviors are more desired in certain circumstances</w:t>
      </w:r>
      <w:r w:rsidR="005B462B" w:rsidRPr="00E72077">
        <w:rPr>
          <w:rFonts w:ascii="Times New Roman" w:hAnsi="Times New Roman" w:cs="Times New Roman"/>
          <w:sz w:val="24"/>
          <w:szCs w:val="24"/>
        </w:rPr>
        <w:t xml:space="preserve"> like</w:t>
      </w:r>
      <w:r w:rsidR="000D3A7C" w:rsidRPr="00E72077">
        <w:rPr>
          <w:rFonts w:ascii="Times New Roman" w:hAnsi="Times New Roman" w:cs="Times New Roman"/>
          <w:sz w:val="24"/>
          <w:szCs w:val="24"/>
        </w:rPr>
        <w:t xml:space="preserve"> crisis situations. </w:t>
      </w:r>
      <w:r w:rsidR="005B462B" w:rsidRPr="00E72077">
        <w:rPr>
          <w:rFonts w:ascii="Times New Roman" w:hAnsi="Times New Roman" w:cs="Times New Roman"/>
          <w:sz w:val="24"/>
          <w:szCs w:val="24"/>
        </w:rPr>
        <w:t>However, l</w:t>
      </w:r>
      <w:r w:rsidR="000D3A7C" w:rsidRPr="00E72077">
        <w:rPr>
          <w:rFonts w:ascii="Times New Roman" w:hAnsi="Times New Roman" w:cs="Times New Roman"/>
          <w:sz w:val="24"/>
          <w:szCs w:val="24"/>
        </w:rPr>
        <w:t>ittle research exists on effective management practices during crisis situations (Eichen</w:t>
      </w:r>
      <w:r w:rsidR="007A70DD" w:rsidRPr="00E72077">
        <w:rPr>
          <w:rFonts w:ascii="Times New Roman" w:hAnsi="Times New Roman" w:cs="Times New Roman"/>
          <w:sz w:val="24"/>
          <w:szCs w:val="24"/>
        </w:rPr>
        <w:t>auer et al., 2022</w:t>
      </w:r>
      <w:r w:rsidR="000D3A7C" w:rsidRPr="00E72077">
        <w:rPr>
          <w:rFonts w:ascii="Times New Roman" w:hAnsi="Times New Roman" w:cs="Times New Roman"/>
          <w:sz w:val="24"/>
          <w:szCs w:val="24"/>
        </w:rPr>
        <w:t>), like the COVID-19 pandemic</w:t>
      </w:r>
      <w:r w:rsidR="005B462B" w:rsidRPr="00E72077">
        <w:rPr>
          <w:rFonts w:ascii="Times New Roman" w:hAnsi="Times New Roman" w:cs="Times New Roman"/>
          <w:sz w:val="24"/>
          <w:szCs w:val="24"/>
        </w:rPr>
        <w:t>, and much of leadership research has focused on stable rather than contextual influences of leadership (Lord et al., 2016)</w:t>
      </w:r>
      <w:r w:rsidR="000D3A7C" w:rsidRPr="00E72077">
        <w:rPr>
          <w:rFonts w:ascii="Times New Roman" w:hAnsi="Times New Roman" w:cs="Times New Roman"/>
          <w:sz w:val="24"/>
          <w:szCs w:val="24"/>
        </w:rPr>
        <w:t>.</w:t>
      </w:r>
      <w:r w:rsidR="002A303A" w:rsidRPr="00E72077">
        <w:rPr>
          <w:rFonts w:ascii="Times New Roman" w:hAnsi="Times New Roman" w:cs="Times New Roman"/>
          <w:sz w:val="24"/>
          <w:szCs w:val="24"/>
        </w:rPr>
        <w:t xml:space="preserve"> </w:t>
      </w:r>
    </w:p>
    <w:p w14:paraId="42F611BD" w14:textId="5C4B8F71" w:rsidR="008E3FAE" w:rsidRPr="00E72077" w:rsidRDefault="008E3FAE" w:rsidP="008E3FAE">
      <w:pPr>
        <w:spacing w:after="0" w:line="480" w:lineRule="auto"/>
        <w:rPr>
          <w:rFonts w:ascii="Times New Roman" w:hAnsi="Times New Roman" w:cs="Times New Roman"/>
          <w:b/>
          <w:bCs/>
          <w:sz w:val="24"/>
          <w:szCs w:val="24"/>
        </w:rPr>
      </w:pPr>
      <w:r w:rsidRPr="00E72077">
        <w:rPr>
          <w:rFonts w:ascii="Times New Roman" w:hAnsi="Times New Roman" w:cs="Times New Roman"/>
          <w:b/>
          <w:bCs/>
          <w:sz w:val="24"/>
          <w:szCs w:val="24"/>
        </w:rPr>
        <w:t>The Current Study</w:t>
      </w:r>
    </w:p>
    <w:p w14:paraId="0B3DCB5F" w14:textId="7D83AA16" w:rsidR="002A303A" w:rsidRPr="00E72077" w:rsidRDefault="009A72CA" w:rsidP="009A72CA">
      <w:pPr>
        <w:spacing w:after="0" w:line="480" w:lineRule="auto"/>
        <w:ind w:firstLine="720"/>
        <w:rPr>
          <w:rFonts w:ascii="Times New Roman" w:hAnsi="Times New Roman" w:cs="Times New Roman"/>
          <w:sz w:val="24"/>
          <w:szCs w:val="24"/>
        </w:rPr>
      </w:pPr>
      <w:r>
        <w:rPr>
          <w:rFonts w:ascii="Times New Roman" w:hAnsi="Times New Roman"/>
          <w:b w:val="0"/>
          <w:sz w:val="24"/>
        </w:rPr>
        <w:t>The present study extends the original one-year exploration of management-related r/antiwork discourse into a four-year descriptive analysis. Rather than treating the earlier six-topic LDA solution as a model to reproduce, we use an embedding-based topic-modeling pipeline to identify candidate themes in title-plus-body text and to describe how their prevalence changes across four rolling March-to-February windows. The earlier study provides historical context; the present analysis is designed to identify bounded, reproducible patterns in the documented theme map.</w:t>
      </w:r>
    </w:p>
    <w:p w14:paraId="6E2ED6B9" w14:textId="11C54190" w:rsidR="00C62948" w:rsidRPr="00E72077" w:rsidRDefault="00C62948" w:rsidP="00E106BD">
      <w:pPr>
        <w:spacing w:after="0" w:line="480" w:lineRule="auto"/>
        <w:rPr>
          <w:rFonts w:ascii="Times New Roman" w:hAnsi="Times New Roman" w:cs="Times New Roman"/>
          <w:sz w:val="24"/>
          <w:szCs w:val="24"/>
        </w:rPr>
      </w:pPr>
      <w:r>
        <w:rPr>
          <w:rFonts w:ascii="Times New Roman" w:hAnsi="Times New Roman"/>
          <w:b/>
          <w:sz w:val="24"/>
        </w:rPr>
        <w:t>Research Question: Across management-related r/antiwork posts from March 2021 through February 2025, what candidate themes are identifiable in an exploratory BERTopic map, and how do their descriptive prevalence patterns vary across four rolling yearly windows?</w:t>
      </w:r>
    </w:p>
    <w:p w14:paraId="49391C40" w14:textId="1FABCEBF" w:rsidR="00157977" w:rsidRPr="00E72077" w:rsidRDefault="00157977" w:rsidP="00157977">
      <w:pPr>
        <w:spacing w:after="0" w:line="480" w:lineRule="auto"/>
        <w:ind w:firstLine="720"/>
        <w:jc w:val="center"/>
        <w:rPr>
          <w:rFonts w:ascii="Times New Roman" w:hAnsi="Times New Roman" w:cs="Times New Roman"/>
          <w:b/>
          <w:sz w:val="24"/>
          <w:szCs w:val="24"/>
        </w:rPr>
      </w:pPr>
      <w:r w:rsidRPr="00E72077">
        <w:rPr>
          <w:rFonts w:ascii="Times New Roman" w:hAnsi="Times New Roman" w:cs="Times New Roman"/>
          <w:b/>
          <w:sz w:val="24"/>
          <w:szCs w:val="24"/>
        </w:rPr>
        <w:t>Method</w:t>
      </w:r>
    </w:p>
    <w:p w14:paraId="2EFD9BE4" w14:textId="77777777" w:rsidR="00157977" w:rsidRPr="00E72077" w:rsidRDefault="00157977" w:rsidP="00157977">
      <w:pPr>
        <w:spacing w:after="0" w:line="480" w:lineRule="auto"/>
        <w:rPr>
          <w:rFonts w:ascii="Times New Roman" w:hAnsi="Times New Roman" w:cs="Times New Roman"/>
          <w:b/>
          <w:iCs/>
          <w:sz w:val="24"/>
          <w:szCs w:val="24"/>
        </w:rPr>
      </w:pPr>
      <w:r>
        <w:rPr>
          <w:rFonts w:ascii="Times New Roman" w:hAnsi="Times New Roman"/>
          <w:b/>
          <w:sz w:val="24"/>
        </w:rPr>
        <w:t>Corpus and Sampling</w:t>
      </w:r>
    </w:p>
    <w:p w14:paraId="3AB140AF" w14:textId="558468C3" w:rsidR="00157977" w:rsidRPr="00E72077" w:rsidRDefault="00157977" w:rsidP="00157977">
      <w:pPr>
        <w:spacing w:after="0" w:line="480" w:lineRule="auto"/>
        <w:ind w:firstLine="720"/>
        <w:rPr>
          <w:rFonts w:ascii="Times New Roman" w:hAnsi="Times New Roman" w:cs="Times New Roman"/>
          <w:bCs/>
          <w:sz w:val="24"/>
          <w:szCs w:val="24"/>
        </w:rPr>
      </w:pPr>
      <w:r>
        <w:rPr>
          <w:rFonts w:ascii="Times New Roman" w:hAnsi="Times New Roman"/>
          <w:b w:val="0"/>
          <w:sz w:val="24"/>
        </w:rPr>
        <w:t>We analyzed 97,254 unique r/antiwork posts dated from March 2021 through February 2025 that matched the study's existing management-related filter (boss, manager, supervisor, or team lead variants). The frozen input and preprocessed corpus contained identical post-id sets, and every retained post re-matched the filter. The analytic text combined title and body after placeholder handling; posts with deleted or removed content were retained when usable title or body text remained. The corpus is a filtered public-discourse sample, not a representative sample of workers or a measure of individual employee attitudes.</w:t>
      </w:r>
    </w:p>
    <w:p w14:paraId="3D0B41CE" w14:textId="77777777" w:rsidR="00157977" w:rsidRPr="00E72077" w:rsidRDefault="00157977" w:rsidP="00157977">
      <w:pPr>
        <w:spacing w:after="0" w:line="480" w:lineRule="auto"/>
        <w:rPr>
          <w:rFonts w:ascii="Times New Roman" w:hAnsi="Times New Roman" w:cs="Times New Roman"/>
          <w:b/>
          <w:iCs/>
          <w:sz w:val="24"/>
          <w:szCs w:val="24"/>
        </w:rPr>
      </w:pPr>
      <w:r>
        <w:rPr>
          <w:rFonts w:ascii="Times New Roman" w:hAnsi="Times New Roman"/>
          <w:b/>
          <w:sz w:val="24"/>
        </w:rPr>
        <w:t>Data Preparation and Time Windows</w:t>
      </w:r>
    </w:p>
    <w:p w14:paraId="73E85992" w14:textId="53B3D31C" w:rsidR="00157977" w:rsidRPr="00E72077" w:rsidRDefault="00157977" w:rsidP="00157977">
      <w:pPr>
        <w:spacing w:after="0" w:line="480" w:lineRule="auto"/>
        <w:ind w:firstLine="720"/>
        <w:rPr>
          <w:rFonts w:ascii="Times New Roman" w:hAnsi="Times New Roman" w:cs="Times New Roman"/>
          <w:sz w:val="24"/>
          <w:szCs w:val="24"/>
        </w:rPr>
      </w:pPr>
      <w:r>
        <w:rPr>
          <w:rFonts w:ascii="Times New Roman" w:hAnsi="Times New Roman"/>
          <w:b w:val="0"/>
          <w:sz w:val="24"/>
        </w:rPr>
        <w:t>The primary representation was title-plus-body text. Four contiguous rolling windows were defined as Y1 (March 2021-February 2022), Y2 (March 2022-February 2023), Y3 (March 2023-February 2024), and Y4 (March 2024-February 2025). Candidate-theme prevalence was calculated as the number of posts assigned to the included theme clusters divided by every filtered post in the same window. Thus, reported values describe the mapped subset of the filtered corpus rather than all potentially relevant management discussion.</w:t>
      </w:r>
    </w:p>
    <w:p w14:paraId="33C118CC" w14:textId="77777777" w:rsidR="00157977" w:rsidRPr="00E72077" w:rsidRDefault="00157977" w:rsidP="00157977">
      <w:pPr>
        <w:spacing w:after="0" w:line="480" w:lineRule="auto"/>
        <w:rPr>
          <w:rFonts w:ascii="Times New Roman" w:hAnsi="Times New Roman" w:cs="Times New Roman"/>
          <w:b/>
          <w:iCs/>
          <w:sz w:val="24"/>
          <w:szCs w:val="24"/>
        </w:rPr>
      </w:pPr>
      <w:r>
        <w:rPr>
          <w:rFonts w:ascii="Times New Roman" w:hAnsi="Times New Roman"/>
          <w:b/>
          <w:sz w:val="24"/>
        </w:rPr>
        <w:t>Topic Modeling and Codebook</w:t>
      </w:r>
    </w:p>
    <w:p w14:paraId="037B9C52" w14:textId="528632FA" w:rsidR="00DF1033" w:rsidRPr="00E72077" w:rsidRDefault="00DF1033" w:rsidP="00184ABD">
      <w:pPr>
        <w:spacing w:after="0" w:line="480" w:lineRule="auto"/>
        <w:ind w:firstLine="720"/>
        <w:rPr>
          <w:rFonts w:ascii="Times New Roman" w:hAnsi="Times New Roman" w:cs="Times New Roman"/>
          <w:sz w:val="24"/>
          <w:szCs w:val="24"/>
        </w:rPr>
      </w:pPr>
      <w:r>
        <w:rPr>
          <w:rFonts w:ascii="Times New Roman" w:hAnsi="Times New Roman"/>
          <w:b w:val="0"/>
          <w:sz w:val="24"/>
        </w:rPr>
        <w:t>We fit a full-corpus BERTopic model using all-MiniLM-L6-v2 sentence-transformer embeddings, UMAP dimensionality reduction, HDBSCAN density-based clustering, and class-based TF-IDF topic representations (Grootendorst, 2022; McInnes et al., 2017, 2018; Reimers &amp; Gurevych, 2019). The model produced 199 non-outlier clusters and assigned 37,536 posts (38.6% of the corpus) to those clusters. We reviewed the 30 largest clusters and documented a 27-cluster, nine-theme candidate codebook; generic, deleted, and community-meta clusters were excluded. The included clusters contain 18,506 posts, or 19.0% of all filtered posts and 49.3% of assigned posts.</w:t>
      </w:r>
    </w:p>
    <w:p w14:paraId="34D36EE8" w14:textId="67AC057C" w:rsidR="00157977" w:rsidRPr="00E72077" w:rsidRDefault="00157977" w:rsidP="00543D98">
      <w:pPr>
        <w:spacing w:after="0" w:line="480" w:lineRule="auto"/>
        <w:ind w:firstLine="720"/>
        <w:rPr>
          <w:rFonts w:ascii="Times New Roman" w:hAnsi="Times New Roman" w:cs="Times New Roman"/>
          <w:sz w:val="24"/>
          <w:szCs w:val="24"/>
        </w:rPr>
      </w:pPr>
      <w:r>
        <w:rPr>
          <w:rFonts w:ascii="Times New Roman" w:hAnsi="Times New Roman"/>
          <w:b w:val="0"/>
          <w:sz w:val="24"/>
        </w:rPr>
        <w:t>We treated the theme map as exploratory and tested the boundaries of that interpretation. A frozen-corpus audit confirmed matching post ids and the management-term filter. Three UMAP seeds on the same 10,000-post stratified sample produced all-document adjusted Rand indices of 0.721 to 0.770 and joint-inlier indices of 0.900 to 0.966. A titles-only sensitivity analysis produced a materially different partition, so title-plus-body remains the primary representation. Cross-window term alignment is reported as supporting context only. We do not report sentiment results or causal inferences.</w:t>
      </w:r>
    </w:p>
    <w:p w14:paraId="6D5DB5B5" w14:textId="39F15A43" w:rsidR="00157977" w:rsidRPr="00E72077" w:rsidRDefault="00E10C49" w:rsidP="00E10C49">
      <w:pPr>
        <w:spacing w:after="120" w:line="480" w:lineRule="auto"/>
        <w:ind w:firstLine="720"/>
        <w:jc w:val="center"/>
        <w:rPr>
          <w:rFonts w:ascii="Times New Roman" w:hAnsi="Times New Roman" w:cs="Times New Roman"/>
          <w:b/>
          <w:bCs/>
          <w:sz w:val="24"/>
          <w:szCs w:val="24"/>
        </w:rPr>
      </w:pPr>
      <w:r w:rsidRPr="00E72077">
        <w:rPr>
          <w:rFonts w:ascii="Times New Roman" w:hAnsi="Times New Roman" w:cs="Times New Roman"/>
          <w:b/>
          <w:bCs/>
          <w:sz w:val="24"/>
          <w:szCs w:val="24"/>
        </w:rPr>
        <w:t>Results</w:t>
      </w:r>
    </w:p>
    <w:p w14:paraId="2541127B" w14:textId="72B01862" w:rsidR="00F17766" w:rsidRPr="00E72077" w:rsidRDefault="003D5EAC" w:rsidP="00291B32">
      <w:pPr>
        <w:keepNext w:val="0"/>
        <w:spacing w:after="0" w:line="480" w:lineRule="auto" w:before="0"/>
        <w:ind w:firstLine="720"/>
        <w:rPr>
          <w:rFonts w:ascii="Times New Roman" w:eastAsia="Times New Roman" w:hAnsi="Times New Roman" w:cs="Times New Roman"/>
          <w:sz w:val="24"/>
          <w:szCs w:val="24"/>
        </w:rPr>
      </w:pPr>
      <w:r>
        <w:rPr>
          <w:rFonts w:ascii="Times New Roman" w:hAnsi="Times New Roman"/>
          <w:b w:val="0"/>
          <w:sz w:val="24"/>
        </w:rPr>
        <w:t>The model's coverage is central to interpreting the results. Of 97,254 filtered posts, 37,536 (38.6%) received non-outlier cluster assignments; the finalized nine-theme codebook covers 18,506 posts (19.0% of all filtered posts). Assignment coverage varied from 33.1% to 44.0% by month (Figure 1). HDBSCAN outliers are therefore treated as a coverage limitation rather than a substantive category. Table 1 reports candidate-theme prevalence by rolling window using all filtered posts in each window as the denominator.</w:t>
      </w:r>
    </w:p>
    <w:bookmarkEnd w:id="0"/>
    <w:p w14:paraId="0E805175" w14:textId="4321172A" w:rsidR="00F1683D" w:rsidRPr="00E72077" w:rsidRDefault="00F17766" w:rsidP="006973B4">
      <w:pPr>
        <w:keepNext w:val="0"/>
        <w:spacing w:after="0" w:line="480" w:lineRule="auto"/>
        <w:ind w:firstLine="720"/>
        <w:rPr>
          <w:rFonts w:ascii="Times New Roman" w:hAnsi="Times New Roman" w:cs="Times New Roman"/>
          <w:sz w:val="24"/>
          <w:szCs w:val="24"/>
        </w:rPr>
      </w:pPr>
      <w:r>
        <w:rPr>
          <w:rFonts w:ascii="Times New Roman" w:hAnsi="Times New Roman"/>
          <w:b w:val="0"/>
          <w:sz w:val="24"/>
        </w:rPr>
        <w:t>Within the mapped subset, health, safety, and attendance discussion declined from 4.97% of Y1 posts to 2.50% in Y4, reflecting an early concentration of COVID- and illness-related clusters. Scheduling, hours, and time-off discussion increased from 1.71% to 3.20% and was the largest mapped theme in Y4. Workplace authority and interpersonal conflict also increased from 0.74% to 2.06%. Compensation and pay rights remained substantial in all windows, while career precarity and exit remained broadly stable. These are descriptive changes in the documented candidate-theme map, not evidence that the full r/antiwork conversation or workers' underlying experiences changed by the same amount.</w:t>
      </w:r>
    </w:p>
    <w:bookmarkEnd w:id="1"/>
    <w:p w14:paraId="02B8519D" w14:textId="02350C52" w:rsidR="00F1683D" w:rsidRPr="00E72077" w:rsidRDefault="00F1683D" w:rsidP="00F1683D">
      <w:pPr>
        <w:spacing w:after="0" w:line="480" w:lineRule="auto"/>
        <w:ind w:firstLine="720"/>
        <w:jc w:val="center"/>
        <w:rPr>
          <w:rFonts w:ascii="Times New Roman" w:hAnsi="Times New Roman" w:cs="Times New Roman"/>
          <w:b/>
          <w:bCs/>
          <w:sz w:val="24"/>
          <w:szCs w:val="24"/>
        </w:rPr>
      </w:pPr>
      <w:r w:rsidRPr="00E72077">
        <w:rPr>
          <w:rFonts w:ascii="Times New Roman" w:hAnsi="Times New Roman" w:cs="Times New Roman"/>
          <w:b/>
          <w:bCs/>
          <w:sz w:val="24"/>
          <w:szCs w:val="24"/>
        </w:rPr>
        <w:t>Discussion</w:t>
      </w:r>
    </w:p>
    <w:p w14:paraId="109636C9" w14:textId="6618AE40" w:rsidR="006973B4" w:rsidRPr="00E72077" w:rsidRDefault="006973B4" w:rsidP="006973B4">
      <w:pPr>
        <w:spacing w:after="0" w:line="480" w:lineRule="auto"/>
        <w:ind w:firstLine="720"/>
        <w:rPr>
          <w:rFonts w:ascii="Times New Roman" w:hAnsi="Times New Roman" w:cs="Times New Roman"/>
          <w:sz w:val="24"/>
          <w:szCs w:val="24"/>
        </w:rPr>
      </w:pPr>
      <w:r>
        <w:rPr>
          <w:rFonts w:ascii="Times New Roman" w:hAnsi="Times New Roman"/>
          <w:b w:val="0"/>
          <w:sz w:val="24"/>
        </w:rPr>
        <w:t>The updated analysis supports a narrower conclusion than the original one-year LDA account: management-related r/antiwork discussion changed in composition across the four rolling windows within a limited, auditable theme map. The early prominence of health, safety, and attendance content is consistent with the timing of COVID- and illness-related discussion, whereas the later prominence of scheduling and time-off clusters points to a different set of recurring concerns. The study does not establish why these patterns changed or whether they generalize beyond the sampled forum.</w:t>
      </w:r>
    </w:p>
    <w:p w14:paraId="6DC0803A" w14:textId="3887A586" w:rsidR="006973B4" w:rsidRPr="00E72077" w:rsidRDefault="006973B4" w:rsidP="002257E3">
      <w:pPr>
        <w:spacing w:after="0" w:line="480" w:lineRule="auto"/>
        <w:ind w:firstLine="720"/>
        <w:rPr>
          <w:rFonts w:ascii="Times New Roman" w:hAnsi="Times New Roman" w:cs="Times New Roman"/>
          <w:sz w:val="24"/>
          <w:szCs w:val="24"/>
        </w:rPr>
      </w:pPr>
      <w:r>
        <w:rPr>
          <w:rFonts w:ascii="Times New Roman" w:hAnsi="Times New Roman"/>
          <w:b w:val="0"/>
          <w:sz w:val="24"/>
        </w:rPr>
        <w:t>Compensation, career precarity and exit, and recruitment-related discussion remain visible across the observation period. That persistence should be read as evidence that these themes continue to appear in the mapped subset, not as a claim that any concern is universally salient or unchanged in the broader labor force. Similarly, the increase in workplace authority and interpersonal-conflict clusters provides a candidate pattern for future investigation rather than a population estimate.</w:t>
      </w:r>
    </w:p>
    <w:p w14:paraId="0D042EA7" w14:textId="01F2498A" w:rsidR="006973B4" w:rsidRPr="00E72077" w:rsidRDefault="006973B4" w:rsidP="006973B4">
      <w:pPr>
        <w:spacing w:after="0" w:line="480" w:lineRule="auto"/>
        <w:ind w:firstLine="720"/>
        <w:rPr>
          <w:rFonts w:ascii="Times New Roman" w:hAnsi="Times New Roman" w:cs="Times New Roman"/>
          <w:sz w:val="24"/>
          <w:szCs w:val="24"/>
        </w:rPr>
      </w:pPr>
      <w:r>
        <w:rPr>
          <w:rFonts w:ascii="Times New Roman" w:hAnsi="Times New Roman"/>
          <w:b w:val="0"/>
          <w:sz w:val="24"/>
        </w:rPr>
        <w:t>The results are most useful as a longitudinal descriptive extension of the earlier study. They show that a modern semantic topic-modeling workflow can separate candidate streams such as scheduling and time off, health and attendance, compensation, career precarity, workplace authority, collective power, and service work. The codebook, coverage metrics, and sensitivity results make those interpretations inspectable, but they do not turn the clusters into a final taxonomy or validate individual post labels as ground truth.</w:t>
      </w:r>
    </w:p>
    <w:p w14:paraId="747E80A0" w14:textId="6BB279FB" w:rsidR="006973B4" w:rsidRPr="00E72077" w:rsidRDefault="006973B4" w:rsidP="00F031BA">
      <w:pPr>
        <w:spacing w:after="0" w:line="480" w:lineRule="auto"/>
        <w:ind w:firstLine="720"/>
        <w:rPr>
          <w:rFonts w:ascii="Times New Roman" w:hAnsi="Times New Roman" w:cs="Times New Roman"/>
          <w:sz w:val="24"/>
          <w:szCs w:val="24"/>
        </w:rPr>
      </w:pPr>
      <w:r>
        <w:rPr>
          <w:rFonts w:ascii="Times New Roman" w:hAnsi="Times New Roman"/>
          <w:b w:val="0"/>
          <w:sz w:val="24"/>
        </w:rPr>
      </w:r>
    </w:p>
    <w:p w14:paraId="341970AA" w14:textId="38FE758A" w:rsidR="006973B4" w:rsidRPr="00E72077" w:rsidRDefault="006973B4" w:rsidP="006973B4">
      <w:pPr>
        <w:spacing w:after="0" w:line="480" w:lineRule="auto"/>
        <w:ind w:firstLine="720"/>
        <w:rPr>
          <w:rFonts w:ascii="Times New Roman" w:hAnsi="Times New Roman" w:cs="Times New Roman"/>
          <w:sz w:val="24"/>
          <w:szCs w:val="24"/>
        </w:rPr>
      </w:pPr>
      <w:r>
        <w:rPr>
          <w:rFonts w:ascii="Times New Roman" w:hAnsi="Times New Roman"/>
          <w:b w:val="0"/>
          <w:sz w:val="24"/>
        </w:rPr>
      </w:r>
    </w:p>
    <w:p w14:paraId="4F03EB05" w14:textId="77777777" w:rsidR="006973B4" w:rsidRPr="00E72077" w:rsidRDefault="006973B4" w:rsidP="006973B4">
      <w:pPr>
        <w:spacing w:after="120" w:line="480" w:lineRule="auto"/>
        <w:rPr>
          <w:rFonts w:ascii="Times New Roman" w:hAnsi="Times New Roman" w:cs="Times New Roman"/>
          <w:sz w:val="24"/>
          <w:szCs w:val="24"/>
        </w:rPr>
      </w:pPr>
      <w:r>
        <w:rPr>
          <w:rFonts w:ascii="Times New Roman" w:hAnsi="Times New Roman"/>
          <w:b/>
          <w:sz w:val="24"/>
        </w:rPr>
        <w:t>Practical Implications</w:t>
      </w:r>
    </w:p>
    <w:p w14:paraId="645C00AC" w14:textId="30886D2A" w:rsidR="006973B4" w:rsidRPr="00E72077" w:rsidRDefault="006973B4" w:rsidP="006973B4">
      <w:pPr>
        <w:keepNext w:val="0"/>
        <w:spacing w:after="0" w:line="480" w:lineRule="auto"/>
        <w:ind w:firstLine="720"/>
        <w:rPr>
          <w:rFonts w:ascii="Times New Roman" w:hAnsi="Times New Roman" w:cs="Times New Roman"/>
          <w:sz w:val="24"/>
          <w:szCs w:val="24"/>
        </w:rPr>
      </w:pPr>
      <w:r>
        <w:rPr>
          <w:rFonts w:ascii="Times New Roman" w:hAnsi="Times New Roman"/>
          <w:b w:val="0"/>
          <w:sz w:val="24"/>
        </w:rPr>
        <w:t>The findings should be used as a source of questions for organizational listening and research, not as direct policy prescriptions. The recurring visibility of scheduling, time-off, compensation, and workplace-control discussion suggests that these are useful domains to examine with representative employee data and context-specific measures. Organizations should not infer turnover effects, employee sentiment, or causal priorities from this public-discourse analysis alone.</w:t>
      </w:r>
    </w:p>
    <w:p w14:paraId="3892A8DE" w14:textId="77777777" w:rsidR="006973B4" w:rsidRPr="00E72077" w:rsidRDefault="006973B4" w:rsidP="006973B4">
      <w:pPr>
        <w:spacing w:after="120" w:line="480" w:lineRule="auto"/>
        <w:rPr>
          <w:rFonts w:ascii="Times New Roman" w:hAnsi="Times New Roman" w:cs="Times New Roman"/>
          <w:b/>
          <w:sz w:val="24"/>
          <w:szCs w:val="24"/>
        </w:rPr>
      </w:pPr>
      <w:r>
        <w:rPr>
          <w:rFonts w:ascii="Times New Roman" w:hAnsi="Times New Roman"/>
          <w:b/>
          <w:sz w:val="24"/>
        </w:rPr>
        <w:t>Strengths, Limitations, and Future Research</w:t>
      </w:r>
    </w:p>
    <w:p w14:paraId="6D651314" w14:textId="14F01138" w:rsidR="006973B4" w:rsidRPr="00E72077" w:rsidRDefault="006973B4" w:rsidP="004743D0">
      <w:pPr>
        <w:keepNext w:val="0"/>
        <w:spacing w:after="0" w:line="480" w:lineRule="auto"/>
        <w:ind w:firstLine="720"/>
        <w:rPr>
          <w:rFonts w:ascii="Times New Roman" w:hAnsi="Times New Roman" w:cs="Times New Roman"/>
          <w:sz w:val="24"/>
          <w:szCs w:val="24"/>
        </w:rPr>
      </w:pPr>
      <w:r>
        <w:rPr>
          <w:rFonts w:ascii="Times New Roman" w:hAnsi="Times New Roman"/>
          <w:b w:val="0"/>
          <w:sz w:val="24"/>
        </w:rPr>
        <w:t>The study combines a four-year frozen corpus, document-level assignments, a documented codebook, explicit denominators, and completed robustness checks. Key limitations are the 61.4% HDBSCAN outlier rate, 19.0% theme-map coverage, 1.2% residual duplicate text, title-only sensitivity, and the management-related sampling frame. Future work could extend the codebook or test a saved-model sensitivity analysis; neither sentiment nor causal claims are part of this exploratory paper.</w:t>
      </w:r>
    </w:p>
    <w:p w14:paraId="79F0624B" w14:textId="77777777" w:rsidR="006973B4" w:rsidRPr="00E72077" w:rsidRDefault="006973B4" w:rsidP="006973B4">
      <w:pPr>
        <w:keepNext/>
        <w:jc w:val="center"/>
        <w:rPr>
          <w:rFonts w:ascii="Times New Roman" w:hAnsi="Times New Roman" w:cs="Times New Roman"/>
          <w:b/>
          <w:bCs/>
          <w:sz w:val="24"/>
          <w:szCs w:val="24"/>
        </w:rPr>
      </w:pPr>
      <w:r w:rsidRPr="00E72077">
        <w:rPr>
          <w:rFonts w:ascii="Times New Roman" w:hAnsi="Times New Roman" w:cs="Times New Roman"/>
          <w:b/>
          <w:bCs/>
          <w:sz w:val="24"/>
          <w:szCs w:val="24"/>
        </w:rPr>
        <w:lastRenderedPageBreak/>
        <w:t>References</w:t>
      </w:r>
    </w:p>
    <w:p w14:paraId="1A69A05E" w14:textId="77777777" w:rsidR="00AA0731" w:rsidRPr="00E72077" w:rsidRDefault="00AA0731"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Bacon, T. R. (2006). </w:t>
      </w:r>
      <w:r w:rsidRPr="00E72077">
        <w:rPr>
          <w:rFonts w:ascii="Times New Roman" w:hAnsi="Times New Roman" w:cs="Times New Roman"/>
          <w:i/>
          <w:iCs/>
          <w:sz w:val="24"/>
          <w:szCs w:val="24"/>
        </w:rPr>
        <w:t>What people want: A manager's guide to building relationships that work</w:t>
      </w:r>
      <w:r w:rsidRPr="00E72077">
        <w:rPr>
          <w:rFonts w:ascii="Times New Roman" w:hAnsi="Times New Roman" w:cs="Times New Roman"/>
          <w:sz w:val="24"/>
          <w:szCs w:val="24"/>
        </w:rPr>
        <w:t>. Davies-Black Publishing.</w:t>
      </w:r>
    </w:p>
    <w:p w14:paraId="34F77594"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Blei, D. M., Ng, A. Y., &amp; Jordan, M. I. (2003). Latent dirichlet allocation. </w:t>
      </w:r>
      <w:r w:rsidRPr="00E72077">
        <w:rPr>
          <w:rFonts w:ascii="Times New Roman" w:hAnsi="Times New Roman" w:cs="Times New Roman"/>
          <w:i/>
          <w:iCs/>
          <w:sz w:val="24"/>
          <w:szCs w:val="24"/>
        </w:rPr>
        <w:t>Journal of Machine Learning Research</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3</w:t>
      </w:r>
      <w:r w:rsidRPr="00E72077">
        <w:rPr>
          <w:rFonts w:ascii="Times New Roman" w:hAnsi="Times New Roman" w:cs="Times New Roman"/>
          <w:sz w:val="24"/>
          <w:szCs w:val="24"/>
        </w:rPr>
        <w:t xml:space="preserve">(Jan), 993-1022. </w:t>
      </w:r>
      <w:hyperlink r:id="rId7" w:history="1">
        <w:r w:rsidRPr="00E72077">
          <w:rPr>
            <w:rStyle w:val="Hyperlink"/>
            <w:rFonts w:ascii="Times New Roman" w:hAnsi="Times New Roman" w:cs="Times New Roman"/>
            <w:sz w:val="24"/>
            <w:szCs w:val="24"/>
          </w:rPr>
          <w:t>https://www.jmlr.org/papers/volume3/blei03a/blei03a.pdf?ref=https://githubhelp.com</w:t>
        </w:r>
      </w:hyperlink>
    </w:p>
    <w:p w14:paraId="14669066"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Burke, C. S., Sims, D. E., Lazzara, E. H., &amp; Salas, E. (2007). Trust in leadership: A multi-level review and integration. </w:t>
      </w:r>
      <w:r w:rsidRPr="00E72077">
        <w:rPr>
          <w:rFonts w:ascii="Times New Roman" w:hAnsi="Times New Roman" w:cs="Times New Roman"/>
          <w:i/>
          <w:iCs/>
          <w:sz w:val="24"/>
          <w:szCs w:val="24"/>
        </w:rPr>
        <w:t>The Leadership Quarterly</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18</w:t>
      </w:r>
      <w:r w:rsidRPr="00E72077">
        <w:rPr>
          <w:rFonts w:ascii="Times New Roman" w:hAnsi="Times New Roman" w:cs="Times New Roman"/>
          <w:sz w:val="24"/>
          <w:szCs w:val="24"/>
        </w:rPr>
        <w:t xml:space="preserve">(6), 606-632. </w:t>
      </w:r>
      <w:hyperlink r:id="rId8" w:history="1">
        <w:r w:rsidRPr="00E72077">
          <w:rPr>
            <w:rStyle w:val="Hyperlink"/>
            <w:rFonts w:ascii="Times New Roman" w:hAnsi="Times New Roman" w:cs="Times New Roman"/>
            <w:sz w:val="24"/>
            <w:szCs w:val="24"/>
          </w:rPr>
          <w:t>https://doi.org/10.1016/j.leaqua.2007.09.006</w:t>
        </w:r>
      </w:hyperlink>
    </w:p>
    <w:p w14:paraId="2CE10C2D" w14:textId="77777777" w:rsidR="00CA00A6" w:rsidRPr="00E72077" w:rsidRDefault="00CA00A6" w:rsidP="00CA00A6">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Cornish, A. (Host). (2021, October 22). The Great Resignation: Why People Are Leaving Their Jobs In Growing Numbers [Audio podcast episode]. In </w:t>
      </w:r>
      <w:r w:rsidRPr="00E72077">
        <w:rPr>
          <w:rFonts w:ascii="Times New Roman" w:hAnsi="Times New Roman" w:cs="Times New Roman"/>
          <w:i/>
          <w:iCs/>
          <w:sz w:val="24"/>
          <w:szCs w:val="24"/>
        </w:rPr>
        <w:t>Consider This From NPR</w:t>
      </w:r>
      <w:r w:rsidRPr="00E72077">
        <w:rPr>
          <w:rFonts w:ascii="Times New Roman" w:hAnsi="Times New Roman" w:cs="Times New Roman"/>
          <w:sz w:val="24"/>
          <w:szCs w:val="24"/>
        </w:rPr>
        <w:t xml:space="preserve">. NPR. </w:t>
      </w:r>
      <w:r w:rsidRPr="00E72077">
        <w:rPr>
          <w:rFonts w:ascii="Times New Roman" w:hAnsi="Times New Roman" w:cs="Times New Roman"/>
          <w:sz w:val="24"/>
          <w:szCs w:val="24"/>
        </w:rPr>
        <w:fldChar w:fldCharType="begin"/>
      </w:r>
      <w:ins w:id="2" w:author="Tanya Mitropoulos" w:date="2022-10-11T23:24:00Z">
        <w:r w:rsidRPr="00E72077">
          <w:rPr>
            <w:rFonts w:ascii="Times New Roman" w:hAnsi="Times New Roman" w:cs="Times New Roman"/>
            <w:sz w:val="24"/>
            <w:szCs w:val="24"/>
          </w:rPr>
          <w:instrText xml:space="preserve"> HYPERLINK "</w:instrText>
        </w:r>
      </w:ins>
      <w:r w:rsidRPr="00E72077">
        <w:rPr>
          <w:rFonts w:ascii="Times New Roman" w:hAnsi="Times New Roman" w:cs="Times New Roman"/>
          <w:sz w:val="24"/>
          <w:szCs w:val="24"/>
        </w:rPr>
        <w:instrText>https://www.npr.org/transcripts/1048332481</w:instrText>
      </w:r>
      <w:ins w:id="3" w:author="Tanya Mitropoulos" w:date="2022-10-11T23:24:00Z">
        <w:r w:rsidRPr="00E72077">
          <w:rPr>
            <w:rFonts w:ascii="Times New Roman" w:hAnsi="Times New Roman" w:cs="Times New Roman"/>
            <w:sz w:val="24"/>
            <w:szCs w:val="24"/>
          </w:rPr>
          <w:instrText xml:space="preserve">" </w:instrText>
        </w:r>
      </w:ins>
      <w:r w:rsidRPr="00E72077">
        <w:rPr>
          <w:rFonts w:ascii="Times New Roman" w:hAnsi="Times New Roman" w:cs="Times New Roman"/>
          <w:sz w:val="24"/>
          <w:szCs w:val="24"/>
        </w:rPr>
        <w:fldChar w:fldCharType="separate"/>
      </w:r>
      <w:r w:rsidRPr="00E72077">
        <w:rPr>
          <w:rStyle w:val="Hyperlink"/>
          <w:rFonts w:ascii="Times New Roman" w:hAnsi="Times New Roman" w:cs="Times New Roman"/>
          <w:sz w:val="24"/>
          <w:szCs w:val="24"/>
        </w:rPr>
        <w:t>https://www.npr.org/transcripts/1048332481</w:t>
      </w:r>
      <w:r w:rsidRPr="00E72077">
        <w:rPr>
          <w:rFonts w:ascii="Times New Roman" w:hAnsi="Times New Roman" w:cs="Times New Roman"/>
          <w:sz w:val="24"/>
          <w:szCs w:val="24"/>
        </w:rPr>
        <w:fldChar w:fldCharType="end"/>
      </w:r>
      <w:r w:rsidRPr="00E72077">
        <w:rPr>
          <w:rFonts w:ascii="Times New Roman" w:hAnsi="Times New Roman" w:cs="Times New Roman"/>
          <w:sz w:val="24"/>
          <w:szCs w:val="24"/>
        </w:rPr>
        <w:t xml:space="preserve"> </w:t>
      </w:r>
    </w:p>
    <w:p w14:paraId="35CC6ABD" w14:textId="3B08ABCF" w:rsidR="00C23784" w:rsidRPr="00E72077" w:rsidRDefault="00C23784"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Drosou, M., Jagadish, H. V., Pitoura, E., &amp; Stoyanovich, J. (2017). Diversity in big data: A review. </w:t>
      </w:r>
      <w:r w:rsidRPr="00E72077">
        <w:rPr>
          <w:rFonts w:ascii="Times New Roman" w:hAnsi="Times New Roman" w:cs="Times New Roman"/>
          <w:i/>
          <w:iCs/>
          <w:sz w:val="24"/>
          <w:szCs w:val="24"/>
        </w:rPr>
        <w:t>Big Data</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5</w:t>
      </w:r>
      <w:r w:rsidRPr="00E72077">
        <w:rPr>
          <w:rFonts w:ascii="Times New Roman" w:hAnsi="Times New Roman" w:cs="Times New Roman"/>
          <w:sz w:val="24"/>
          <w:szCs w:val="24"/>
        </w:rPr>
        <w:t xml:space="preserve">(2), 73-84. </w:t>
      </w:r>
      <w:hyperlink r:id="rId9" w:history="1">
        <w:r w:rsidRPr="00E72077">
          <w:rPr>
            <w:rStyle w:val="Hyperlink"/>
            <w:rFonts w:ascii="Times New Roman" w:hAnsi="Times New Roman" w:cs="Times New Roman"/>
            <w:sz w:val="24"/>
            <w:szCs w:val="24"/>
          </w:rPr>
          <w:t>https://doi.org/10.1089/big.2016.0054</w:t>
        </w:r>
      </w:hyperlink>
    </w:p>
    <w:p w14:paraId="5F6A0A0D"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Ducharme, J. (2021, October 14). </w:t>
      </w:r>
      <w:r w:rsidRPr="00E72077">
        <w:rPr>
          <w:rFonts w:ascii="Times New Roman" w:hAnsi="Times New Roman" w:cs="Times New Roman"/>
          <w:i/>
          <w:iCs/>
          <w:sz w:val="24"/>
          <w:szCs w:val="24"/>
        </w:rPr>
        <w:t>The ‘Great Resignation’ Is Finally Getting Companies to Take Burnout Seriously. Is It Enough?</w:t>
      </w:r>
      <w:r w:rsidRPr="00E72077">
        <w:rPr>
          <w:rFonts w:ascii="Times New Roman" w:hAnsi="Times New Roman" w:cs="Times New Roman"/>
          <w:sz w:val="24"/>
          <w:szCs w:val="24"/>
        </w:rPr>
        <w:t xml:space="preserve"> Time. </w:t>
      </w:r>
      <w:hyperlink r:id="rId10" w:history="1">
        <w:r w:rsidRPr="00E72077">
          <w:rPr>
            <w:rStyle w:val="Hyperlink"/>
            <w:rFonts w:ascii="Times New Roman" w:hAnsi="Times New Roman" w:cs="Times New Roman"/>
            <w:sz w:val="24"/>
            <w:szCs w:val="24"/>
          </w:rPr>
          <w:t>https://time.com/6106656/workplace-burnout-pandemic/</w:t>
        </w:r>
      </w:hyperlink>
    </w:p>
    <w:p w14:paraId="4DBB9232" w14:textId="5A370182" w:rsidR="004C29BC" w:rsidRPr="00E72077" w:rsidRDefault="004C29BC"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Ehrlich, B. (2021, October 20). </w:t>
      </w:r>
      <w:r w:rsidRPr="00E72077">
        <w:rPr>
          <w:rFonts w:ascii="Times New Roman" w:hAnsi="Times New Roman" w:cs="Times New Roman"/>
          <w:i/>
          <w:iCs/>
          <w:sz w:val="24"/>
          <w:szCs w:val="24"/>
        </w:rPr>
        <w:t>Do These Viral Stories About Shitty Bosses Signal an Anti-Work Revolution</w:t>
      </w:r>
      <w:r w:rsidRPr="00E72077">
        <w:rPr>
          <w:rFonts w:ascii="Times New Roman" w:hAnsi="Times New Roman" w:cs="Times New Roman"/>
          <w:sz w:val="24"/>
          <w:szCs w:val="24"/>
        </w:rPr>
        <w:t xml:space="preserve">? Rolling Stone. </w:t>
      </w:r>
      <w:hyperlink r:id="rId11" w:history="1">
        <w:r w:rsidRPr="00E72077">
          <w:rPr>
            <w:rStyle w:val="Hyperlink"/>
            <w:rFonts w:ascii="Times New Roman" w:hAnsi="Times New Roman" w:cs="Times New Roman"/>
            <w:sz w:val="24"/>
            <w:szCs w:val="24"/>
          </w:rPr>
          <w:t>https://www.insider.com/great-resignation-quit-job-subreddit-anti-work-antiwork-worker-shortage-2021-10</w:t>
        </w:r>
      </w:hyperlink>
      <w:r w:rsidRPr="00E72077">
        <w:rPr>
          <w:rFonts w:ascii="Times New Roman" w:hAnsi="Times New Roman" w:cs="Times New Roman"/>
          <w:sz w:val="24"/>
          <w:szCs w:val="24"/>
        </w:rPr>
        <w:t xml:space="preserve"> </w:t>
      </w:r>
    </w:p>
    <w:p w14:paraId="0210778F" w14:textId="7421BF7A"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Eichenauer, C. J., Ryan, A. M., &amp; Alanis, J. M. (2022). Leadership during crisis: An examination of supervisory leadership behavior and gender during COVID-19. </w:t>
      </w:r>
      <w:r w:rsidRPr="00E72077">
        <w:rPr>
          <w:rFonts w:ascii="Times New Roman" w:hAnsi="Times New Roman" w:cs="Times New Roman"/>
          <w:i/>
          <w:iCs/>
          <w:sz w:val="24"/>
          <w:szCs w:val="24"/>
        </w:rPr>
        <w:t>Journal of Leadership &amp; Organizational Studies</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29</w:t>
      </w:r>
      <w:r w:rsidRPr="00E72077">
        <w:rPr>
          <w:rFonts w:ascii="Times New Roman" w:hAnsi="Times New Roman" w:cs="Times New Roman"/>
          <w:sz w:val="24"/>
          <w:szCs w:val="24"/>
        </w:rPr>
        <w:t xml:space="preserve">(2), 190-207. </w:t>
      </w:r>
      <w:hyperlink r:id="rId12" w:history="1">
        <w:r w:rsidRPr="00E72077">
          <w:rPr>
            <w:rStyle w:val="Hyperlink"/>
            <w:rFonts w:ascii="Times New Roman" w:hAnsi="Times New Roman" w:cs="Times New Roman"/>
            <w:sz w:val="24"/>
            <w:szCs w:val="24"/>
          </w:rPr>
          <w:t>https://doi.org/10.1177/15480518211010761</w:t>
        </w:r>
      </w:hyperlink>
    </w:p>
    <w:p w14:paraId="7C27046E" w14:textId="3EA381A3" w:rsidR="00ED0D53" w:rsidRPr="00E72077" w:rsidRDefault="00ED0D53"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lastRenderedPageBreak/>
        <w:t xml:space="preserve">Fontinelle, A. (2022, March 15). </w:t>
      </w:r>
      <w:r w:rsidRPr="00E72077">
        <w:rPr>
          <w:rFonts w:ascii="Times New Roman" w:hAnsi="Times New Roman" w:cs="Times New Roman"/>
          <w:i/>
          <w:iCs/>
          <w:sz w:val="24"/>
          <w:szCs w:val="24"/>
        </w:rPr>
        <w:t>The Great Resignation</w:t>
      </w:r>
      <w:r w:rsidRPr="00E72077">
        <w:rPr>
          <w:rFonts w:ascii="Times New Roman" w:hAnsi="Times New Roman" w:cs="Times New Roman"/>
          <w:sz w:val="24"/>
          <w:szCs w:val="24"/>
        </w:rPr>
        <w:t xml:space="preserve">. Investopedia. </w:t>
      </w:r>
      <w:hyperlink r:id="rId13" w:history="1">
        <w:r w:rsidRPr="00E72077">
          <w:rPr>
            <w:rStyle w:val="Hyperlink"/>
            <w:rFonts w:ascii="Times New Roman" w:hAnsi="Times New Roman" w:cs="Times New Roman"/>
            <w:sz w:val="24"/>
            <w:szCs w:val="24"/>
          </w:rPr>
          <w:t>https://www.investopedia.com/the-great-resignation-5199074</w:t>
        </w:r>
      </w:hyperlink>
      <w:r w:rsidRPr="00E72077">
        <w:rPr>
          <w:rFonts w:ascii="Times New Roman" w:hAnsi="Times New Roman" w:cs="Times New Roman"/>
          <w:sz w:val="24"/>
          <w:szCs w:val="24"/>
        </w:rPr>
        <w:t xml:space="preserve"> </w:t>
      </w:r>
    </w:p>
    <w:p w14:paraId="5031B4E6" w14:textId="2A01E016" w:rsidR="00ED0D53" w:rsidRPr="00E72077" w:rsidRDefault="00ED0D53"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Foster, S. (2021, August 23). </w:t>
      </w:r>
      <w:r w:rsidRPr="00E72077">
        <w:rPr>
          <w:rFonts w:ascii="Times New Roman" w:hAnsi="Times New Roman" w:cs="Times New Roman"/>
          <w:i/>
          <w:iCs/>
          <w:sz w:val="24"/>
          <w:szCs w:val="24"/>
        </w:rPr>
        <w:t>Survey: 55% of Americans expect to search for a new job over the next 12 months</w:t>
      </w:r>
      <w:r w:rsidRPr="00E72077">
        <w:rPr>
          <w:rFonts w:ascii="Times New Roman" w:hAnsi="Times New Roman" w:cs="Times New Roman"/>
          <w:sz w:val="24"/>
          <w:szCs w:val="24"/>
        </w:rPr>
        <w:t xml:space="preserve">. Bankrate. </w:t>
      </w:r>
      <w:hyperlink r:id="rId14" w:history="1">
        <w:r w:rsidRPr="00E72077">
          <w:rPr>
            <w:rStyle w:val="Hyperlink"/>
            <w:rFonts w:ascii="Times New Roman" w:hAnsi="Times New Roman" w:cs="Times New Roman"/>
            <w:sz w:val="24"/>
            <w:szCs w:val="24"/>
          </w:rPr>
          <w:t>https://www.bankrate.com/personal-finance/job-seekers-survey-august-2021/</w:t>
        </w:r>
      </w:hyperlink>
      <w:r w:rsidRPr="00E72077">
        <w:rPr>
          <w:rFonts w:ascii="Times New Roman" w:hAnsi="Times New Roman" w:cs="Times New Roman"/>
          <w:sz w:val="24"/>
          <w:szCs w:val="24"/>
        </w:rPr>
        <w:t xml:space="preserve"> </w:t>
      </w:r>
    </w:p>
    <w:p w14:paraId="4CC74C77" w14:textId="35439139"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Grimmer, J. &amp; Stewart, B. M. (2013). Text as data: The promise and pitfalls of automatic content analysis methods for political texts. </w:t>
      </w:r>
      <w:r w:rsidRPr="00E72077">
        <w:rPr>
          <w:rFonts w:ascii="Times New Roman" w:hAnsi="Times New Roman" w:cs="Times New Roman"/>
          <w:i/>
          <w:iCs/>
          <w:sz w:val="24"/>
          <w:szCs w:val="24"/>
        </w:rPr>
        <w:t>Political analysis</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21</w:t>
      </w:r>
      <w:r w:rsidRPr="00E72077">
        <w:rPr>
          <w:rFonts w:ascii="Times New Roman" w:hAnsi="Times New Roman" w:cs="Times New Roman"/>
          <w:sz w:val="24"/>
          <w:szCs w:val="24"/>
        </w:rPr>
        <w:t>(3), 267-297. doi:10.1093/pan/mps028</w:t>
      </w:r>
    </w:p>
    <w:p>
      <w:pPr>
        <w:spacing w:after="0" w:line="480" w:lineRule="auto"/>
        <w:ind w:left="720" w:hanging="720"/>
        <w:rPr>
          <w:rFonts w:ascii="Times New Roman" w:hAnsi="Times New Roman" w:cs="Times New Roman"/>
          <w:sz w:val="24"/>
          <w:szCs w:val="24"/>
        </w:rPr>
      </w:pPr>
      <w:r>
        <w:rPr>
          <w:rFonts w:ascii="Times New Roman" w:hAnsi="Times New Roman"/>
          <w:b w:val="0"/>
          <w:sz w:val="24"/>
        </w:rPr>
        <w:t>Grootendorst, M. (2022). BERTopic: Neural topic modeling with a class-based TF-IDF procedure. arXiv. https://doi.org/10.48550/arXiv.2203.05794</w:t>
      </w:r>
    </w:p>
    <w:p w14:paraId="6E6227BD" w14:textId="66866DB4" w:rsidR="00ED0D53" w:rsidRPr="00E72077" w:rsidRDefault="00ED0D53"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Harwell</w:t>
      </w:r>
      <w:r w:rsidR="004C29BC" w:rsidRPr="00E72077">
        <w:rPr>
          <w:rFonts w:ascii="Times New Roman" w:hAnsi="Times New Roman" w:cs="Times New Roman"/>
          <w:sz w:val="24"/>
          <w:szCs w:val="24"/>
        </w:rPr>
        <w:t xml:space="preserve">, D. (2021, December 16). </w:t>
      </w:r>
      <w:r w:rsidR="004C29BC" w:rsidRPr="00E72077">
        <w:rPr>
          <w:rFonts w:ascii="Times New Roman" w:hAnsi="Times New Roman" w:cs="Times New Roman"/>
          <w:i/>
          <w:iCs/>
          <w:sz w:val="24"/>
          <w:szCs w:val="24"/>
        </w:rPr>
        <w:t>Kellogg’s is pushing to replace striking workers. A Reddit ‘antiwork’ mob is fighting back</w:t>
      </w:r>
      <w:r w:rsidR="004C29BC" w:rsidRPr="00E72077">
        <w:rPr>
          <w:rFonts w:ascii="Times New Roman" w:hAnsi="Times New Roman" w:cs="Times New Roman"/>
          <w:sz w:val="24"/>
          <w:szCs w:val="24"/>
        </w:rPr>
        <w:t xml:space="preserve">. The Washington Post. </w:t>
      </w:r>
      <w:hyperlink r:id="rId15" w:history="1">
        <w:r w:rsidR="004C29BC" w:rsidRPr="00E72077">
          <w:rPr>
            <w:rStyle w:val="Hyperlink"/>
            <w:rFonts w:ascii="Times New Roman" w:hAnsi="Times New Roman" w:cs="Times New Roman"/>
            <w:sz w:val="24"/>
            <w:szCs w:val="24"/>
          </w:rPr>
          <w:t>https://www.washingtonpost.com/technology/2021/12/16/reddit-kellogg-strike-antiwork/</w:t>
        </w:r>
      </w:hyperlink>
      <w:r w:rsidR="004C29BC" w:rsidRPr="00E72077">
        <w:rPr>
          <w:rFonts w:ascii="Times New Roman" w:hAnsi="Times New Roman" w:cs="Times New Roman"/>
          <w:sz w:val="24"/>
          <w:szCs w:val="24"/>
        </w:rPr>
        <w:t xml:space="preserve"> </w:t>
      </w:r>
    </w:p>
    <w:p w14:paraId="3C046986" w14:textId="06CC8049"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Jones, N., Jaques, N., Pataranutaporn, P., Ghandeharioun, A., &amp; Picard, R. (2019, September). Analysis of online suicide risk with document embeddings and latent dirichlet allocation. In </w:t>
      </w:r>
      <w:r w:rsidRPr="00E72077">
        <w:rPr>
          <w:rFonts w:ascii="Times New Roman" w:hAnsi="Times New Roman" w:cs="Times New Roman"/>
          <w:i/>
          <w:iCs/>
          <w:sz w:val="24"/>
          <w:szCs w:val="24"/>
        </w:rPr>
        <w:t>2019 8</w:t>
      </w:r>
      <w:r w:rsidRPr="00E72077">
        <w:rPr>
          <w:rFonts w:ascii="Times New Roman" w:hAnsi="Times New Roman" w:cs="Times New Roman"/>
          <w:i/>
          <w:iCs/>
          <w:sz w:val="24"/>
          <w:szCs w:val="24"/>
          <w:vertAlign w:val="superscript"/>
        </w:rPr>
        <w:t>th</w:t>
      </w:r>
      <w:r w:rsidRPr="00E72077">
        <w:rPr>
          <w:rFonts w:ascii="Times New Roman" w:hAnsi="Times New Roman" w:cs="Times New Roman"/>
          <w:i/>
          <w:iCs/>
          <w:sz w:val="24"/>
          <w:szCs w:val="24"/>
        </w:rPr>
        <w:t xml:space="preserve"> International Conference on Affective Computing and Intelligent Interaction Workshops and Demos (ACIIW)</w:t>
      </w:r>
      <w:r w:rsidRPr="00E72077">
        <w:rPr>
          <w:rFonts w:ascii="Times New Roman" w:hAnsi="Times New Roman" w:cs="Times New Roman"/>
          <w:sz w:val="24"/>
          <w:szCs w:val="24"/>
        </w:rPr>
        <w:t xml:space="preserve"> (pp. 1-5). IEEE. </w:t>
      </w:r>
    </w:p>
    <w:p w14:paraId="10511518"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Liden, R. C. &amp; Maslyn, J. M. (1998). Multidimensionality of leader-member exchange: An empirical assessment through scale development. </w:t>
      </w:r>
      <w:r w:rsidRPr="00E72077">
        <w:rPr>
          <w:rFonts w:ascii="Times New Roman" w:hAnsi="Times New Roman" w:cs="Times New Roman"/>
          <w:i/>
          <w:iCs/>
          <w:sz w:val="24"/>
          <w:szCs w:val="24"/>
        </w:rPr>
        <w:t>Journal of Management</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24</w:t>
      </w:r>
      <w:r w:rsidRPr="00E72077">
        <w:rPr>
          <w:rFonts w:ascii="Times New Roman" w:hAnsi="Times New Roman" w:cs="Times New Roman"/>
          <w:sz w:val="24"/>
          <w:szCs w:val="24"/>
        </w:rPr>
        <w:t xml:space="preserve">(1), 43-72. </w:t>
      </w:r>
      <w:hyperlink r:id="rId16" w:history="1">
        <w:r w:rsidRPr="00E72077">
          <w:rPr>
            <w:rStyle w:val="Hyperlink"/>
            <w:rFonts w:ascii="Times New Roman" w:hAnsi="Times New Roman" w:cs="Times New Roman"/>
            <w:sz w:val="24"/>
            <w:szCs w:val="24"/>
          </w:rPr>
          <w:t>https://journals.sagepub.com/doi/pdf/10.1177/014920639802400105?casa_token=pREHDvMLbFkAAAAA:bVqCzuVWKsjVG5QPQ1phYn6pzxcIFAh7uJXrsW3n-LZpIMdaTqmbwTay2yU-OGos3g2_R-eFwP11XA</w:t>
        </w:r>
      </w:hyperlink>
    </w:p>
    <w:p w14:paraId="11A30447"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Lord, R. G., Gatti, P., &amp; Chui, S. L. (2016). Social-cognitive, relational, and identity-based approaches to leadership. </w:t>
      </w:r>
      <w:r w:rsidRPr="00E72077">
        <w:rPr>
          <w:rFonts w:ascii="Times New Roman" w:hAnsi="Times New Roman" w:cs="Times New Roman"/>
          <w:i/>
          <w:iCs/>
          <w:sz w:val="24"/>
          <w:szCs w:val="24"/>
        </w:rPr>
        <w:t>Organizational Behavior and Human Decision Processes</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136</w:t>
      </w:r>
      <w:r w:rsidRPr="00E72077">
        <w:rPr>
          <w:rFonts w:ascii="Times New Roman" w:hAnsi="Times New Roman" w:cs="Times New Roman"/>
          <w:sz w:val="24"/>
          <w:szCs w:val="24"/>
        </w:rPr>
        <w:t xml:space="preserve">, 119-134. </w:t>
      </w:r>
      <w:hyperlink r:id="rId17" w:history="1">
        <w:r w:rsidRPr="00E72077">
          <w:rPr>
            <w:rStyle w:val="Hyperlink"/>
            <w:rFonts w:ascii="Times New Roman" w:hAnsi="Times New Roman" w:cs="Times New Roman"/>
            <w:sz w:val="24"/>
            <w:szCs w:val="24"/>
          </w:rPr>
          <w:t>https://doi.org/10.1016/j.obhdp.2016.03.001</w:t>
        </w:r>
      </w:hyperlink>
    </w:p>
    <w:p w14:paraId="16E41975"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lastRenderedPageBreak/>
        <w:t xml:space="preserve">McFeely, S. &amp; Wigert, B. (2019, March 13). </w:t>
      </w:r>
      <w:r w:rsidRPr="00E72077">
        <w:rPr>
          <w:rFonts w:ascii="Times New Roman" w:hAnsi="Times New Roman" w:cs="Times New Roman"/>
          <w:i/>
          <w:iCs/>
          <w:sz w:val="24"/>
          <w:szCs w:val="24"/>
        </w:rPr>
        <w:t>This Fixable Problem Costs U.S. Businesses $1 Trillion</w:t>
      </w:r>
      <w:r w:rsidRPr="00E72077">
        <w:rPr>
          <w:rFonts w:ascii="Times New Roman" w:hAnsi="Times New Roman" w:cs="Times New Roman"/>
          <w:sz w:val="24"/>
          <w:szCs w:val="24"/>
        </w:rPr>
        <w:t xml:space="preserve">. Gallup. </w:t>
      </w:r>
      <w:hyperlink r:id="rId18" w:history="1">
        <w:r w:rsidRPr="00E72077">
          <w:rPr>
            <w:rStyle w:val="Hyperlink"/>
            <w:rFonts w:ascii="Times New Roman" w:hAnsi="Times New Roman" w:cs="Times New Roman"/>
            <w:sz w:val="24"/>
            <w:szCs w:val="24"/>
          </w:rPr>
          <w:t>https://www.gallup.com/workplace/247391/fixable-problem-costs-businesses-trillion.aspx</w:t>
        </w:r>
      </w:hyperlink>
    </w:p>
    <w:p>
      <w:pPr>
        <w:spacing w:after="0" w:line="480" w:lineRule="auto"/>
        <w:ind w:left="720" w:hanging="720"/>
        <w:rPr>
          <w:rFonts w:ascii="Times New Roman" w:hAnsi="Times New Roman" w:cs="Times New Roman"/>
          <w:sz w:val="24"/>
          <w:szCs w:val="24"/>
        </w:rPr>
      </w:pPr>
      <w:r>
        <w:rPr>
          <w:rFonts w:ascii="Times New Roman" w:hAnsi="Times New Roman"/>
          <w:b w:val="0"/>
          <w:sz w:val="24"/>
        </w:rPr>
        <w:t>McInnes, L., Healy, J., &amp; Astels, S. (2017). hdbscan: Hierarchical density based clustering. Journal of Open Source Software, 2(11), 205. https://doi.org/10.21105/joss.00205</w:t>
      </w:r>
    </w:p>
    <w:p>
      <w:pPr>
        <w:spacing w:after="0" w:line="480" w:lineRule="auto"/>
        <w:ind w:left="720" w:hanging="720"/>
        <w:rPr>
          <w:rFonts w:ascii="Times New Roman" w:hAnsi="Times New Roman" w:cs="Times New Roman"/>
          <w:sz w:val="24"/>
          <w:szCs w:val="24"/>
        </w:rPr>
      </w:pPr>
      <w:r>
        <w:rPr>
          <w:rFonts w:ascii="Times New Roman" w:hAnsi="Times New Roman"/>
          <w:b w:val="0"/>
          <w:sz w:val="24"/>
        </w:rPr>
        <w:t>McInnes, L., Healy, J., Saul, N., &amp; Grossberger, L. (2018). UMAP: Uniform Manifold Approximation and Projection. Journal of Open Source Software, 3(29), 861. https://doi.org/10.21105/joss.00861</w:t>
      </w:r>
    </w:p>
    <w:p w14:paraId="47B16C07"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Minton, B. &amp; Hernandez, I. (2022, April). Making big data accessible: Collecting organizationally relevant data with APIs. Master tutorial presented at the Society for Industrial &amp; Organizational Psychology Conference, Seattle, WA.</w:t>
      </w:r>
    </w:p>
    <w:p w14:paraId="78A50295" w14:textId="55385BC2" w:rsidR="00D60F67" w:rsidRPr="00E72077" w:rsidRDefault="00D60F67" w:rsidP="00D60F67">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Reddit Staff. (2021, December 8). </w:t>
      </w:r>
      <w:r w:rsidRPr="00E72077">
        <w:rPr>
          <w:rFonts w:ascii="Times New Roman" w:hAnsi="Times New Roman" w:cs="Times New Roman"/>
          <w:i/>
          <w:iCs/>
          <w:sz w:val="24"/>
          <w:szCs w:val="24"/>
        </w:rPr>
        <w:t>Reddit Recap 2021: Community Reflections, URL to IRL Moments</w:t>
      </w:r>
      <w:r w:rsidRPr="00E72077">
        <w:rPr>
          <w:rFonts w:ascii="Times New Roman" w:hAnsi="Times New Roman" w:cs="Times New Roman"/>
          <w:sz w:val="24"/>
          <w:szCs w:val="24"/>
        </w:rPr>
        <w:t xml:space="preserve">. [Online forum]. Reddit. </w:t>
      </w:r>
      <w:hyperlink r:id="rId19" w:history="1">
        <w:r w:rsidRPr="00E72077">
          <w:rPr>
            <w:rStyle w:val="Hyperlink"/>
            <w:rFonts w:ascii="Times New Roman" w:hAnsi="Times New Roman" w:cs="Times New Roman"/>
            <w:sz w:val="24"/>
            <w:szCs w:val="24"/>
          </w:rPr>
          <w:t>https://www.redditinc.com/blog/reddit-recap-2021-community-reflections</w:t>
        </w:r>
      </w:hyperlink>
    </w:p>
    <w:p w14:paraId="41C2265D" w14:textId="3B58EBCB" w:rsidR="00D60F67" w:rsidRPr="00E72077" w:rsidRDefault="00D60F67"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Reddit Staff. (2022, September). </w:t>
      </w:r>
      <w:r w:rsidRPr="00E72077">
        <w:rPr>
          <w:rFonts w:ascii="Times New Roman" w:hAnsi="Times New Roman" w:cs="Times New Roman"/>
          <w:i/>
          <w:iCs/>
          <w:sz w:val="24"/>
          <w:szCs w:val="24"/>
        </w:rPr>
        <w:t>What’s a Moderator?</w:t>
      </w:r>
      <w:r w:rsidRPr="00E72077">
        <w:rPr>
          <w:rFonts w:ascii="Times New Roman" w:hAnsi="Times New Roman" w:cs="Times New Roman"/>
          <w:sz w:val="24"/>
          <w:szCs w:val="24"/>
        </w:rPr>
        <w:t xml:space="preserve">. [Online forum]. Reddit. </w:t>
      </w:r>
      <w:hyperlink r:id="rId20" w:history="1">
        <w:r w:rsidRPr="00E72077">
          <w:rPr>
            <w:rStyle w:val="Hyperlink"/>
            <w:rFonts w:ascii="Times New Roman" w:hAnsi="Times New Roman" w:cs="Times New Roman"/>
            <w:sz w:val="24"/>
            <w:szCs w:val="24"/>
          </w:rPr>
          <w:t>https://reddit.zendesk.com/hc/en-us/articles/204533859-What-s-a-moderator-</w:t>
        </w:r>
      </w:hyperlink>
      <w:r w:rsidRPr="00E72077">
        <w:rPr>
          <w:rFonts w:ascii="Times New Roman" w:hAnsi="Times New Roman" w:cs="Times New Roman"/>
          <w:sz w:val="24"/>
          <w:szCs w:val="24"/>
        </w:rPr>
        <w:t xml:space="preserve"> </w:t>
      </w:r>
    </w:p>
    <w:p>
      <w:pPr>
        <w:spacing w:after="0" w:line="480" w:lineRule="auto"/>
        <w:ind w:left="720" w:hanging="720"/>
        <w:rPr>
          <w:rFonts w:ascii="Times New Roman" w:hAnsi="Times New Roman" w:cs="Times New Roman"/>
          <w:sz w:val="24"/>
          <w:szCs w:val="24"/>
        </w:rPr>
      </w:pPr>
      <w:r>
        <w:rPr>
          <w:rFonts w:ascii="Times New Roman" w:hAnsi="Times New Roman"/>
          <w:b w:val="0"/>
          <w:sz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7D61DC90"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Schwartz, H. A., Eichstaedt, J. C., Kern, M. L., Dziurzynski, L., Ramones, S. M., Agrawal, M., … &amp; Ungar, L. H. (2013). Personality, gender, and age in the language of social media: The open-vocabulary approach. </w:t>
      </w:r>
      <w:r w:rsidRPr="00E72077">
        <w:rPr>
          <w:rFonts w:ascii="Times New Roman" w:hAnsi="Times New Roman" w:cs="Times New Roman"/>
          <w:i/>
          <w:iCs/>
          <w:sz w:val="24"/>
          <w:szCs w:val="24"/>
        </w:rPr>
        <w:t>PloS one</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8</w:t>
      </w:r>
      <w:r w:rsidRPr="00E72077">
        <w:rPr>
          <w:rFonts w:ascii="Times New Roman" w:hAnsi="Times New Roman" w:cs="Times New Roman"/>
          <w:sz w:val="24"/>
          <w:szCs w:val="24"/>
        </w:rPr>
        <w:t xml:space="preserve">(9), e73791. </w:t>
      </w:r>
      <w:hyperlink r:id="rId21" w:history="1">
        <w:r w:rsidRPr="00E72077">
          <w:rPr>
            <w:rStyle w:val="Hyperlink"/>
            <w:rFonts w:ascii="Times New Roman" w:hAnsi="Times New Roman" w:cs="Times New Roman"/>
            <w:sz w:val="24"/>
            <w:szCs w:val="24"/>
          </w:rPr>
          <w:t>https://doi.org/10.1371/journal.pone.0073791</w:t>
        </w:r>
      </w:hyperlink>
    </w:p>
    <w:p w14:paraId="2E576E89"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Schwartz, H. A. &amp; Ungar, L. H. (2015). Data-driven content analysis of social media: A systematic overview of automated methods. </w:t>
      </w:r>
      <w:r w:rsidRPr="00E72077">
        <w:rPr>
          <w:rFonts w:ascii="Times New Roman" w:hAnsi="Times New Roman" w:cs="Times New Roman"/>
          <w:i/>
          <w:iCs/>
          <w:sz w:val="24"/>
          <w:szCs w:val="24"/>
        </w:rPr>
        <w:t>The ANNALS of the American Academy of Political and Social Science</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659</w:t>
      </w:r>
      <w:r w:rsidRPr="00E72077">
        <w:rPr>
          <w:rFonts w:ascii="Times New Roman" w:hAnsi="Times New Roman" w:cs="Times New Roman"/>
          <w:sz w:val="24"/>
          <w:szCs w:val="24"/>
        </w:rPr>
        <w:t xml:space="preserve">(1), 78-94. </w:t>
      </w:r>
      <w:hyperlink r:id="rId22" w:history="1">
        <w:r w:rsidRPr="00E72077">
          <w:rPr>
            <w:rStyle w:val="Hyperlink"/>
            <w:rFonts w:ascii="Times New Roman" w:hAnsi="Times New Roman" w:cs="Times New Roman"/>
            <w:sz w:val="24"/>
            <w:szCs w:val="24"/>
          </w:rPr>
          <w:t>https://doi.org/10.1177/0002716215569197</w:t>
        </w:r>
      </w:hyperlink>
    </w:p>
    <w:p w14:paraId="66E582A0" w14:textId="35D6DA8D"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Sull, D., Sull, C., &amp; Zweig, B. (2022a). Toxic culture is driving the great resignation. </w:t>
      </w:r>
      <w:r w:rsidRPr="00E72077">
        <w:rPr>
          <w:rFonts w:ascii="Times New Roman" w:hAnsi="Times New Roman" w:cs="Times New Roman"/>
          <w:i/>
          <w:iCs/>
          <w:sz w:val="24"/>
          <w:szCs w:val="24"/>
        </w:rPr>
        <w:t>MIT Sloan Management Review</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63</w:t>
      </w:r>
      <w:r w:rsidRPr="00E72077">
        <w:rPr>
          <w:rFonts w:ascii="Times New Roman" w:hAnsi="Times New Roman" w:cs="Times New Roman"/>
          <w:sz w:val="24"/>
          <w:szCs w:val="24"/>
        </w:rPr>
        <w:t xml:space="preserve">(2), 1-9. </w:t>
      </w:r>
      <w:hyperlink r:id="rId23" w:history="1">
        <w:r w:rsidRPr="00E72077">
          <w:rPr>
            <w:rStyle w:val="Hyperlink"/>
            <w:rFonts w:ascii="Times New Roman" w:hAnsi="Times New Roman" w:cs="Times New Roman"/>
            <w:sz w:val="24"/>
            <w:szCs w:val="24"/>
          </w:rPr>
          <w:t>https://www.acmpnorcalchapter.org/changemanagement-articles</w:t>
        </w:r>
      </w:hyperlink>
    </w:p>
    <w:p w14:paraId="62B7DADA" w14:textId="255F63F5" w:rsidR="00AA0731" w:rsidRPr="00E72077" w:rsidRDefault="00AA0731"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lastRenderedPageBreak/>
        <w:t>Sull, D.</w:t>
      </w:r>
      <w:r w:rsidR="00D60F67" w:rsidRPr="00E72077">
        <w:rPr>
          <w:rFonts w:ascii="Times New Roman" w:hAnsi="Times New Roman" w:cs="Times New Roman"/>
          <w:sz w:val="24"/>
          <w:szCs w:val="24"/>
        </w:rPr>
        <w:t xml:space="preserve">, </w:t>
      </w:r>
      <w:r w:rsidRPr="00E72077">
        <w:rPr>
          <w:rFonts w:ascii="Times New Roman" w:hAnsi="Times New Roman" w:cs="Times New Roman"/>
          <w:sz w:val="24"/>
          <w:szCs w:val="24"/>
        </w:rPr>
        <w:t>Sull, C.</w:t>
      </w:r>
      <w:r w:rsidR="00D60F67" w:rsidRPr="00E72077">
        <w:rPr>
          <w:rFonts w:ascii="Times New Roman" w:hAnsi="Times New Roman" w:cs="Times New Roman"/>
          <w:sz w:val="24"/>
          <w:szCs w:val="24"/>
        </w:rPr>
        <w:t>, Cipolli, W, &amp; Brighenti, C.</w:t>
      </w:r>
      <w:r w:rsidRPr="00E72077">
        <w:rPr>
          <w:rFonts w:ascii="Times New Roman" w:hAnsi="Times New Roman" w:cs="Times New Roman"/>
          <w:sz w:val="24"/>
          <w:szCs w:val="24"/>
        </w:rPr>
        <w:t xml:space="preserve"> (2022b). </w:t>
      </w:r>
      <w:r w:rsidR="00D60F67" w:rsidRPr="00E72077">
        <w:rPr>
          <w:rFonts w:ascii="Times New Roman" w:hAnsi="Times New Roman" w:cs="Times New Roman"/>
          <w:sz w:val="24"/>
          <w:szCs w:val="24"/>
        </w:rPr>
        <w:t>Why Every Leader Needs to Worry About</w:t>
      </w:r>
      <w:r w:rsidRPr="00E72077">
        <w:rPr>
          <w:rFonts w:ascii="Times New Roman" w:hAnsi="Times New Roman" w:cs="Times New Roman"/>
          <w:sz w:val="24"/>
          <w:szCs w:val="24"/>
        </w:rPr>
        <w:t xml:space="preserve"> Toxic Culture. </w:t>
      </w:r>
      <w:r w:rsidRPr="00E72077">
        <w:rPr>
          <w:rFonts w:ascii="Times New Roman" w:hAnsi="Times New Roman" w:cs="Times New Roman"/>
          <w:i/>
          <w:iCs/>
          <w:sz w:val="24"/>
          <w:szCs w:val="24"/>
        </w:rPr>
        <w:t>MIT Sloan Management Review</w:t>
      </w:r>
      <w:r w:rsidRPr="00E72077">
        <w:rPr>
          <w:rFonts w:ascii="Times New Roman" w:hAnsi="Times New Roman" w:cs="Times New Roman"/>
          <w:sz w:val="24"/>
          <w:szCs w:val="24"/>
        </w:rPr>
        <w:t>.</w:t>
      </w:r>
      <w:r w:rsidR="00D60F67" w:rsidRPr="00E72077">
        <w:rPr>
          <w:rFonts w:ascii="Times New Roman" w:hAnsi="Times New Roman" w:cs="Times New Roman"/>
          <w:sz w:val="24"/>
          <w:szCs w:val="24"/>
        </w:rPr>
        <w:t xml:space="preserve"> </w:t>
      </w:r>
      <w:hyperlink r:id="rId24" w:history="1">
        <w:r w:rsidR="00D60F67" w:rsidRPr="00E72077">
          <w:rPr>
            <w:rStyle w:val="Hyperlink"/>
            <w:rFonts w:ascii="Times New Roman" w:hAnsi="Times New Roman" w:cs="Times New Roman"/>
            <w:sz w:val="24"/>
            <w:szCs w:val="24"/>
          </w:rPr>
          <w:t>https://sloanreview.mit.edu/article/why-every-leader-needs-to-worry-about-toxic-culture/</w:t>
        </w:r>
      </w:hyperlink>
      <w:r w:rsidR="00D60F67" w:rsidRPr="00E72077">
        <w:rPr>
          <w:rFonts w:ascii="Times New Roman" w:hAnsi="Times New Roman" w:cs="Times New Roman"/>
          <w:sz w:val="24"/>
          <w:szCs w:val="24"/>
        </w:rPr>
        <w:t xml:space="preserve"> </w:t>
      </w:r>
    </w:p>
    <w:p w14:paraId="0DD1178F"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Tausczik, Y. R. &amp; Pennebaker, J. W. (2009). The psychological meaning of words: LIWC and computerized text analysis methods. </w:t>
      </w:r>
      <w:r w:rsidRPr="00E72077">
        <w:rPr>
          <w:rFonts w:ascii="Times New Roman" w:hAnsi="Times New Roman" w:cs="Times New Roman"/>
          <w:i/>
          <w:iCs/>
          <w:sz w:val="24"/>
          <w:szCs w:val="24"/>
        </w:rPr>
        <w:t>Journal of Language and Social Psychology</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29</w:t>
      </w:r>
      <w:r w:rsidRPr="00E72077">
        <w:rPr>
          <w:rFonts w:ascii="Times New Roman" w:hAnsi="Times New Roman" w:cs="Times New Roman"/>
          <w:sz w:val="24"/>
          <w:szCs w:val="24"/>
        </w:rPr>
        <w:t xml:space="preserve">(1), 24-54. </w:t>
      </w:r>
      <w:hyperlink r:id="rId25" w:history="1">
        <w:r w:rsidRPr="00E72077">
          <w:rPr>
            <w:rStyle w:val="Hyperlink"/>
            <w:rFonts w:ascii="Times New Roman" w:hAnsi="Times New Roman" w:cs="Times New Roman"/>
            <w:sz w:val="24"/>
            <w:szCs w:val="24"/>
          </w:rPr>
          <w:t>https://doi.org/10.1177/0261927X09351676</w:t>
        </w:r>
      </w:hyperlink>
    </w:p>
    <w:p w14:paraId="031ABB08" w14:textId="77777777" w:rsidR="00D60F67" w:rsidRPr="00E72077" w:rsidRDefault="00D60F67" w:rsidP="00D60F67">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TeiaRabishu. (2022, October 4). Antiwork FAQs. </w:t>
      </w:r>
      <w:r w:rsidRPr="00E72077">
        <w:rPr>
          <w:rFonts w:ascii="Times New Roman" w:hAnsi="Times New Roman" w:cs="Times New Roman"/>
          <w:i/>
          <w:iCs/>
          <w:sz w:val="24"/>
          <w:szCs w:val="24"/>
        </w:rPr>
        <w:t xml:space="preserve">Antiwork: Unemployment for all, not just the rich! </w:t>
      </w:r>
      <w:r w:rsidRPr="00E72077">
        <w:rPr>
          <w:rFonts w:ascii="Times New Roman" w:hAnsi="Times New Roman" w:cs="Times New Roman"/>
          <w:sz w:val="24"/>
          <w:szCs w:val="24"/>
        </w:rPr>
        <w:t xml:space="preserve">[Online forum]. Reddit. </w:t>
      </w:r>
      <w:hyperlink r:id="rId26" w:anchor="wiki_frequently_asked_questions" w:history="1">
        <w:r w:rsidRPr="00E72077">
          <w:rPr>
            <w:rStyle w:val="Hyperlink"/>
            <w:rFonts w:ascii="Times New Roman" w:hAnsi="Times New Roman" w:cs="Times New Roman"/>
            <w:sz w:val="24"/>
            <w:szCs w:val="24"/>
          </w:rPr>
          <w:t>https://www.reddit.com/r/antiwork/wiki/index/#wiki_frequently_asked_questions</w:t>
        </w:r>
      </w:hyperlink>
    </w:p>
    <w:p w14:paraId="0718866B" w14:textId="2760C0B5" w:rsidR="00D60F67" w:rsidRPr="00E72077" w:rsidRDefault="00D60F67" w:rsidP="00AA073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Tobotic. (2021, December 5). </w:t>
      </w:r>
      <w:r w:rsidRPr="00E72077">
        <w:rPr>
          <w:rFonts w:ascii="Times New Roman" w:hAnsi="Times New Roman" w:cs="Times New Roman"/>
          <w:i/>
          <w:iCs/>
          <w:sz w:val="24"/>
          <w:szCs w:val="24"/>
        </w:rPr>
        <w:t>r/Antiwork Survey Results</w:t>
      </w:r>
      <w:r w:rsidRPr="00E72077">
        <w:rPr>
          <w:rFonts w:ascii="Times New Roman" w:hAnsi="Times New Roman" w:cs="Times New Roman"/>
          <w:sz w:val="24"/>
          <w:szCs w:val="24"/>
        </w:rPr>
        <w:t xml:space="preserve">. [Online forum]. Antiwork.uk. </w:t>
      </w:r>
      <w:hyperlink r:id="rId27" w:history="1">
        <w:r w:rsidRPr="00E72077">
          <w:rPr>
            <w:rStyle w:val="Hyperlink"/>
            <w:rFonts w:ascii="Times New Roman" w:hAnsi="Times New Roman" w:cs="Times New Roman"/>
            <w:sz w:val="24"/>
            <w:szCs w:val="24"/>
          </w:rPr>
          <w:t>https://antiwork.uk/2021/12/05/r-antiwork-survey-results/</w:t>
        </w:r>
      </w:hyperlink>
      <w:r w:rsidRPr="00E72077">
        <w:rPr>
          <w:rFonts w:ascii="Times New Roman" w:hAnsi="Times New Roman" w:cs="Times New Roman"/>
          <w:sz w:val="24"/>
          <w:szCs w:val="24"/>
        </w:rPr>
        <w:t xml:space="preserve"> </w:t>
      </w:r>
    </w:p>
    <w:p w14:paraId="29817DDA" w14:textId="47399511"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Toubia, O., Iyengar, G., Bunnell, R., &amp; Lamaire, A. (2019). Extracting features of entertainment products: A guided latent dirichlet allocation approach informed by the psychology of media consumption. </w:t>
      </w:r>
      <w:r w:rsidRPr="00E72077">
        <w:rPr>
          <w:rFonts w:ascii="Times New Roman" w:hAnsi="Times New Roman" w:cs="Times New Roman"/>
          <w:i/>
          <w:iCs/>
          <w:sz w:val="24"/>
          <w:szCs w:val="24"/>
        </w:rPr>
        <w:t>Journal of Marketing Research</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56</w:t>
      </w:r>
      <w:r w:rsidRPr="00E72077">
        <w:rPr>
          <w:rFonts w:ascii="Times New Roman" w:hAnsi="Times New Roman" w:cs="Times New Roman"/>
          <w:sz w:val="24"/>
          <w:szCs w:val="24"/>
        </w:rPr>
        <w:t xml:space="preserve">(1), 18-36. </w:t>
      </w:r>
      <w:hyperlink r:id="rId28" w:history="1">
        <w:r w:rsidRPr="00E72077">
          <w:rPr>
            <w:rStyle w:val="Hyperlink"/>
            <w:rFonts w:ascii="Times New Roman" w:hAnsi="Times New Roman" w:cs="Times New Roman"/>
            <w:sz w:val="24"/>
            <w:szCs w:val="24"/>
          </w:rPr>
          <w:t>https://doi.org/10.1177/0022243718820559</w:t>
        </w:r>
      </w:hyperlink>
    </w:p>
    <w:p w14:paraId="67C5D0CF"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Weeldreyer, L. (2021, October 29). </w:t>
      </w:r>
      <w:r w:rsidRPr="00E72077">
        <w:rPr>
          <w:rFonts w:ascii="Times New Roman" w:hAnsi="Times New Roman" w:cs="Times New Roman"/>
          <w:i/>
          <w:iCs/>
          <w:sz w:val="24"/>
          <w:szCs w:val="24"/>
        </w:rPr>
        <w:t>Americans are not antiwork</w:t>
      </w:r>
      <w:r w:rsidRPr="00E72077">
        <w:rPr>
          <w:rFonts w:ascii="Times New Roman" w:hAnsi="Times New Roman" w:cs="Times New Roman"/>
          <w:sz w:val="24"/>
          <w:szCs w:val="24"/>
        </w:rPr>
        <w:t xml:space="preserve">. The Washington Post. </w:t>
      </w:r>
      <w:hyperlink r:id="rId29" w:history="1">
        <w:r w:rsidRPr="00E72077">
          <w:rPr>
            <w:rStyle w:val="Hyperlink"/>
            <w:rFonts w:ascii="Times New Roman" w:hAnsi="Times New Roman" w:cs="Times New Roman"/>
            <w:sz w:val="24"/>
            <w:szCs w:val="24"/>
          </w:rPr>
          <w:t>https://www.washingtonpost.com/opinions/letters-to-the-editor/americans-are-not-antiwork/2021/10/29/746d015e-35e1-11ec-9662-399cfa75efee_story.html</w:t>
        </w:r>
      </w:hyperlink>
    </w:p>
    <w:p w14:paraId="376AC595" w14:textId="77777777" w:rsidR="00AA0731" w:rsidRPr="00E72077" w:rsidRDefault="00AA0731" w:rsidP="00B70181">
      <w:pPr>
        <w:spacing w:after="0" w:line="480" w:lineRule="auto"/>
        <w:ind w:left="720" w:hanging="720"/>
        <w:rPr>
          <w:rFonts w:ascii="Times New Roman" w:hAnsi="Times New Roman" w:cs="Times New Roman"/>
          <w:sz w:val="24"/>
          <w:szCs w:val="24"/>
        </w:rPr>
      </w:pPr>
      <w:r w:rsidRPr="00E72077">
        <w:rPr>
          <w:rFonts w:ascii="Times New Roman" w:hAnsi="Times New Roman" w:cs="Times New Roman"/>
          <w:sz w:val="24"/>
          <w:szCs w:val="24"/>
        </w:rPr>
        <w:t xml:space="preserve">Xue, J., Chen, J., Chen, C., Zheng, C., Li, S., &amp; Zhu, T. (2020). Public discourse and sentiment during the COVID 19 pandemic: Using Latent Dirichlet allocation for topic modeling on Twitter. </w:t>
      </w:r>
      <w:r w:rsidRPr="00E72077">
        <w:rPr>
          <w:rFonts w:ascii="Times New Roman" w:hAnsi="Times New Roman" w:cs="Times New Roman"/>
          <w:i/>
          <w:iCs/>
          <w:sz w:val="24"/>
          <w:szCs w:val="24"/>
        </w:rPr>
        <w:t>PloS one</w:t>
      </w:r>
      <w:r w:rsidRPr="00E72077">
        <w:rPr>
          <w:rFonts w:ascii="Times New Roman" w:hAnsi="Times New Roman" w:cs="Times New Roman"/>
          <w:sz w:val="24"/>
          <w:szCs w:val="24"/>
        </w:rPr>
        <w:t xml:space="preserve">, </w:t>
      </w:r>
      <w:r w:rsidRPr="00E72077">
        <w:rPr>
          <w:rFonts w:ascii="Times New Roman" w:hAnsi="Times New Roman" w:cs="Times New Roman"/>
          <w:i/>
          <w:iCs/>
          <w:sz w:val="24"/>
          <w:szCs w:val="24"/>
        </w:rPr>
        <w:t>15</w:t>
      </w:r>
      <w:r w:rsidRPr="00E72077">
        <w:rPr>
          <w:rFonts w:ascii="Times New Roman" w:hAnsi="Times New Roman" w:cs="Times New Roman"/>
          <w:sz w:val="24"/>
          <w:szCs w:val="24"/>
        </w:rPr>
        <w:t xml:space="preserve">(9), e0239441. </w:t>
      </w:r>
      <w:hyperlink r:id="rId30" w:history="1">
        <w:r w:rsidRPr="00E72077">
          <w:rPr>
            <w:rStyle w:val="Hyperlink"/>
            <w:rFonts w:ascii="Times New Roman" w:hAnsi="Times New Roman" w:cs="Times New Roman"/>
            <w:sz w:val="24"/>
            <w:szCs w:val="24"/>
          </w:rPr>
          <w:t>https://doi.org/10.1371/journal.pone.0239441</w:t>
        </w:r>
      </w:hyperlink>
    </w:p>
    <w:p w14:paraId="40A4AE75" w14:textId="77777777" w:rsidR="00AA0731" w:rsidRPr="00E72077" w:rsidRDefault="00AA0731" w:rsidP="00B70181">
      <w:pPr>
        <w:spacing w:after="0" w:line="480" w:lineRule="auto"/>
        <w:rPr>
          <w:rFonts w:ascii="Times New Roman" w:hAnsi="Times New Roman" w:cs="Times New Roman"/>
          <w:sz w:val="24"/>
          <w:szCs w:val="24"/>
        </w:rPr>
      </w:pPr>
    </w:p>
    <w:p w14:paraId="5CE68CFE" w14:textId="77777777" w:rsidR="006973B4" w:rsidRPr="00E72077" w:rsidRDefault="006973B4" w:rsidP="006973B4">
      <w:pPr>
        <w:rPr>
          <w:rFonts w:ascii="Times New Roman" w:hAnsi="Times New Roman" w:cs="Times New Roman"/>
          <w:sz w:val="24"/>
          <w:szCs w:val="24"/>
        </w:rPr>
      </w:pPr>
      <w:r w:rsidRPr="00E72077">
        <w:rPr>
          <w:rFonts w:ascii="Times New Roman" w:hAnsi="Times New Roman" w:cs="Times New Roman"/>
          <w:sz w:val="24"/>
          <w:szCs w:val="24"/>
        </w:rPr>
        <w:br w:type="page"/>
      </w:r>
    </w:p>
    <w:p w14:paraId="13BBD7E0" w14:textId="49D6924B" w:rsidR="006973B4" w:rsidRPr="00E72077" w:rsidRDefault="00B70181" w:rsidP="006973B4">
      <w:pPr>
        <w:spacing w:after="0" w:line="240" w:lineRule="auto"/>
        <w:ind w:left="720" w:hanging="720"/>
        <w:rPr>
          <w:rFonts w:ascii="Times New Roman" w:eastAsia="Times New Roman" w:hAnsi="Times New Roman" w:cs="Times New Roman"/>
          <w:b/>
          <w:sz w:val="24"/>
          <w:szCs w:val="24"/>
        </w:rPr>
      </w:pPr>
      <w:r>
        <w:rPr>
          <w:rFonts w:ascii="Times New Roman" w:hAnsi="Times New Roman"/>
          <w:b/>
          <w:sz w:val="24"/>
        </w:rPr>
        <w:t>Table 1</w:t>
      </w:r>
    </w:p>
    <w:p w14:paraId="2855598F" w14:textId="77777777" w:rsidR="006973B4" w:rsidRPr="00E72077" w:rsidRDefault="006973B4" w:rsidP="006973B4">
      <w:pPr>
        <w:spacing w:after="0" w:line="240" w:lineRule="auto"/>
        <w:ind w:left="720" w:hanging="720"/>
        <w:rPr>
          <w:rFonts w:ascii="Times New Roman" w:eastAsia="Times New Roman" w:hAnsi="Times New Roman" w:cs="Times New Roman"/>
          <w:b/>
          <w:sz w:val="24"/>
          <w:szCs w:val="24"/>
        </w:rPr>
      </w:pPr>
    </w:p>
    <w:p w14:paraId="6D598ABA" w14:textId="77777777" w:rsidR="006973B4" w:rsidRPr="00E72077" w:rsidRDefault="006973B4" w:rsidP="006973B4">
      <w:pPr>
        <w:spacing w:after="200" w:line="240" w:lineRule="auto"/>
        <w:rPr>
          <w:rFonts w:ascii="Times New Roman" w:eastAsia="Times New Roman" w:hAnsi="Times New Roman" w:cs="Times New Roman"/>
          <w:sz w:val="24"/>
          <w:szCs w:val="24"/>
        </w:rPr>
      </w:pPr>
      <w:r>
        <w:rPr>
          <w:rFonts w:ascii="Times New Roman" w:hAnsi="Times New Roman"/>
          <w:b/>
          <w:sz w:val="24"/>
        </w:rPr>
        <w:t>Candidate Theme Prevalence by Rolling Window</w:t>
      </w:r>
    </w:p>
    <w:p w14:paraId="21C22E9C" w14:textId="77777777" w:rsidR="006973B4" w:rsidRPr="00E72077" w:rsidRDefault="006973B4" w:rsidP="006973B4">
      <w:pPr>
        <w:rPr>
          <w:rFonts w:ascii="Times New Roman" w:hAnsi="Times New Roman" w:cs="Times New Roman"/>
          <w:sz w:val="24"/>
          <w:szCs w:val="24"/>
        </w:rPr>
      </w:pPr>
    </w:p>
    <w:p w14:paraId="74BF362A" w14:textId="77777777" w:rsidR="007E0C22" w:rsidRPr="00E72077" w:rsidRDefault="007E0C22" w:rsidP="00B70181">
      <w:pPr>
        <w:spacing w:after="0" w:line="480" w:lineRule="auto"/>
        <w:rPr>
          <w:rFonts w:ascii="Times New Roman" w:hAnsi="Times New Roman" w:cs="Times New Roman"/>
          <w:sz w:val="24"/>
          <w:szCs w:val="24"/>
        </w:rPr>
      </w:pPr>
    </w:p>
    <w:tbl>
      <w:tblPr>
        <w:tblW w:type="dxa" w:w="9360"/>
        <w:tblLayout w:type="fixed"/>
        <w:tblLook w:firstColumn="1" w:firstRow="1" w:lastColumn="0" w:lastRow="0" w:noHBand="0" w:noVBand="1" w:val="04A0"/>
      </w:tblPr>
      <w:tblGrid>
        <w:gridCol w:w="2520"/>
        <w:gridCol w:w="900"/>
        <w:gridCol w:w="900"/>
        <w:gridCol w:w="900"/>
        <w:gridCol w:w="4140"/>
      </w:tblGrid>
      <w:tr>
        <w:tc>
          <w:tcPr>
            <w:tcW w:type="dxa" w:w="2520"/>
            <w:shd w:fill="D9E2F3"/>
            <w:vAlign w:val="center"/>
          </w:tcPr>
          <w:p>
            <w:pPr>
              <w:spacing w:after="0"/>
              <w:jc w:val="left"/>
            </w:pPr>
            <w:r>
              <w:rPr>
                <w:rFonts w:ascii="Times New Roman" w:hAnsi="Times New Roman"/>
                <w:b/>
                <w:sz w:val="17"/>
              </w:rPr>
              <w:t>Candidate theme</w:t>
            </w:r>
          </w:p>
        </w:tc>
        <w:tc>
          <w:tcPr>
            <w:tcW w:type="dxa" w:w="900"/>
            <w:shd w:fill="D9E2F3"/>
            <w:vAlign w:val="center"/>
          </w:tcPr>
          <w:p>
            <w:pPr>
              <w:spacing w:after="0"/>
              <w:jc w:val="left"/>
            </w:pPr>
            <w:r>
              <w:rPr>
                <w:rFonts w:ascii="Times New Roman" w:hAnsi="Times New Roman"/>
                <w:b/>
                <w:sz w:val="17"/>
              </w:rPr>
              <w:t>Y1</w:t>
            </w:r>
          </w:p>
        </w:tc>
        <w:tc>
          <w:tcPr>
            <w:tcW w:type="dxa" w:w="900"/>
            <w:shd w:fill="D9E2F3"/>
            <w:vAlign w:val="center"/>
          </w:tcPr>
          <w:p>
            <w:pPr>
              <w:spacing w:after="0"/>
              <w:jc w:val="left"/>
            </w:pPr>
            <w:r>
              <w:rPr>
                <w:rFonts w:ascii="Times New Roman" w:hAnsi="Times New Roman"/>
                <w:b/>
                <w:sz w:val="17"/>
              </w:rPr>
              <w:t>Y4</w:t>
            </w:r>
          </w:p>
        </w:tc>
        <w:tc>
          <w:tcPr>
            <w:tcW w:type="dxa" w:w="900"/>
            <w:shd w:fill="D9E2F3"/>
            <w:vAlign w:val="center"/>
          </w:tcPr>
          <w:p>
            <w:pPr>
              <w:spacing w:after="0"/>
              <w:jc w:val="left"/>
            </w:pPr>
            <w:r>
              <w:rPr>
                <w:rFonts w:ascii="Times New Roman" w:hAnsi="Times New Roman"/>
                <w:b/>
                <w:sz w:val="17"/>
              </w:rPr>
              <w:t>Change</w:t>
            </w:r>
          </w:p>
        </w:tc>
        <w:tc>
          <w:tcPr>
            <w:tcW w:type="dxa" w:w="4140"/>
            <w:shd w:fill="D9E2F3"/>
            <w:vAlign w:val="center"/>
          </w:tcPr>
          <w:p>
            <w:pPr>
              <w:spacing w:after="0"/>
              <w:jc w:val="left"/>
            </w:pPr>
            <w:r>
              <w:rPr>
                <w:rFonts w:ascii="Times New Roman" w:hAnsi="Times New Roman"/>
                <w:b/>
                <w:sz w:val="17"/>
              </w:rPr>
              <w:t>Descriptive pattern</w:t>
            </w:r>
          </w:p>
        </w:tc>
      </w:tr>
      <w:tr>
        <w:tc>
          <w:tcPr>
            <w:tcW w:type="dxa" w:w="2520"/>
            <w:vAlign w:val="center"/>
          </w:tcPr>
          <w:p>
            <w:pPr>
              <w:spacing w:after="0"/>
              <w:jc w:val="left"/>
            </w:pPr>
            <w:r>
              <w:rPr>
                <w:rFonts w:ascii="Times New Roman" w:hAnsi="Times New Roman"/>
                <w:b w:val="0"/>
                <w:sz w:val="17"/>
              </w:rPr>
              <w:t>Health, safety, and attendance</w:t>
            </w:r>
          </w:p>
        </w:tc>
        <w:tc>
          <w:tcPr>
            <w:tcW w:type="dxa" w:w="900"/>
            <w:vAlign w:val="center"/>
          </w:tcPr>
          <w:p>
            <w:pPr>
              <w:spacing w:after="0"/>
              <w:jc w:val="left"/>
            </w:pPr>
            <w:r>
              <w:rPr>
                <w:rFonts w:ascii="Times New Roman" w:hAnsi="Times New Roman"/>
                <w:b w:val="0"/>
                <w:sz w:val="17"/>
              </w:rPr>
              <w:t>4.97%</w:t>
            </w:r>
          </w:p>
        </w:tc>
        <w:tc>
          <w:tcPr>
            <w:tcW w:type="dxa" w:w="900"/>
            <w:vAlign w:val="center"/>
          </w:tcPr>
          <w:p>
            <w:pPr>
              <w:spacing w:after="0"/>
              <w:jc w:val="left"/>
            </w:pPr>
            <w:r>
              <w:rPr>
                <w:rFonts w:ascii="Times New Roman" w:hAnsi="Times New Roman"/>
                <w:b w:val="0"/>
                <w:sz w:val="17"/>
              </w:rPr>
              <w:t>2.50%</w:t>
            </w:r>
          </w:p>
        </w:tc>
        <w:tc>
          <w:tcPr>
            <w:tcW w:type="dxa" w:w="900"/>
            <w:vAlign w:val="center"/>
          </w:tcPr>
          <w:p>
            <w:pPr>
              <w:spacing w:after="0"/>
              <w:jc w:val="left"/>
            </w:pPr>
            <w:r>
              <w:rPr>
                <w:rFonts w:ascii="Times New Roman" w:hAnsi="Times New Roman"/>
                <w:b w:val="0"/>
                <w:sz w:val="17"/>
              </w:rPr>
              <w:t>-2.47 pp</w:t>
            </w:r>
          </w:p>
        </w:tc>
        <w:tc>
          <w:tcPr>
            <w:tcW w:type="dxa" w:w="4140"/>
            <w:vAlign w:val="center"/>
          </w:tcPr>
          <w:p>
            <w:pPr>
              <w:spacing w:after="0"/>
              <w:jc w:val="left"/>
            </w:pPr>
            <w:r>
              <w:rPr>
                <w:rFonts w:ascii="Times New Roman" w:hAnsi="Times New Roman"/>
                <w:b w:val="0"/>
                <w:sz w:val="17"/>
              </w:rPr>
              <w:t>Early COVID- and illness-related concentration contracts.</w:t>
            </w:r>
          </w:p>
        </w:tc>
      </w:tr>
      <w:tr>
        <w:tc>
          <w:tcPr>
            <w:tcW w:type="dxa" w:w="2520"/>
            <w:vAlign w:val="center"/>
          </w:tcPr>
          <w:p>
            <w:pPr>
              <w:spacing w:after="0"/>
              <w:jc w:val="left"/>
            </w:pPr>
            <w:r>
              <w:rPr>
                <w:rFonts w:ascii="Times New Roman" w:hAnsi="Times New Roman"/>
                <w:b w:val="0"/>
                <w:sz w:val="17"/>
              </w:rPr>
              <w:t>Scheduling, hours, and time off</w:t>
            </w:r>
          </w:p>
        </w:tc>
        <w:tc>
          <w:tcPr>
            <w:tcW w:type="dxa" w:w="900"/>
            <w:vAlign w:val="center"/>
          </w:tcPr>
          <w:p>
            <w:pPr>
              <w:spacing w:after="0"/>
              <w:jc w:val="left"/>
            </w:pPr>
            <w:r>
              <w:rPr>
                <w:rFonts w:ascii="Times New Roman" w:hAnsi="Times New Roman"/>
                <w:b w:val="0"/>
                <w:sz w:val="17"/>
              </w:rPr>
              <w:t>1.71%</w:t>
            </w:r>
          </w:p>
        </w:tc>
        <w:tc>
          <w:tcPr>
            <w:tcW w:type="dxa" w:w="900"/>
            <w:vAlign w:val="center"/>
          </w:tcPr>
          <w:p>
            <w:pPr>
              <w:spacing w:after="0"/>
              <w:jc w:val="left"/>
            </w:pPr>
            <w:r>
              <w:rPr>
                <w:rFonts w:ascii="Times New Roman" w:hAnsi="Times New Roman"/>
                <w:b w:val="0"/>
                <w:sz w:val="17"/>
              </w:rPr>
              <w:t>3.20%</w:t>
            </w:r>
          </w:p>
        </w:tc>
        <w:tc>
          <w:tcPr>
            <w:tcW w:type="dxa" w:w="900"/>
            <w:vAlign w:val="center"/>
          </w:tcPr>
          <w:p>
            <w:pPr>
              <w:spacing w:after="0"/>
              <w:jc w:val="left"/>
            </w:pPr>
            <w:r>
              <w:rPr>
                <w:rFonts w:ascii="Times New Roman" w:hAnsi="Times New Roman"/>
                <w:b w:val="0"/>
                <w:sz w:val="17"/>
              </w:rPr>
              <w:t>+1.49 pp</w:t>
            </w:r>
          </w:p>
        </w:tc>
        <w:tc>
          <w:tcPr>
            <w:tcW w:type="dxa" w:w="4140"/>
            <w:vAlign w:val="center"/>
          </w:tcPr>
          <w:p>
            <w:pPr>
              <w:spacing w:after="0"/>
              <w:jc w:val="left"/>
            </w:pPr>
            <w:r>
              <w:rPr>
                <w:rFonts w:ascii="Times New Roman" w:hAnsi="Times New Roman"/>
                <w:b w:val="0"/>
                <w:sz w:val="17"/>
              </w:rPr>
              <w:t>Increases across the windows; largest mapped theme in Y4.</w:t>
            </w:r>
          </w:p>
        </w:tc>
      </w:tr>
      <w:tr>
        <w:tc>
          <w:tcPr>
            <w:tcW w:type="dxa" w:w="2520"/>
            <w:vAlign w:val="center"/>
          </w:tcPr>
          <w:p>
            <w:pPr>
              <w:spacing w:after="0"/>
              <w:jc w:val="left"/>
            </w:pPr>
            <w:r>
              <w:rPr>
                <w:rFonts w:ascii="Times New Roman" w:hAnsi="Times New Roman"/>
                <w:b w:val="0"/>
                <w:sz w:val="17"/>
              </w:rPr>
              <w:t>Workplace authority and interpersonal conflict</w:t>
            </w:r>
          </w:p>
        </w:tc>
        <w:tc>
          <w:tcPr>
            <w:tcW w:type="dxa" w:w="900"/>
            <w:vAlign w:val="center"/>
          </w:tcPr>
          <w:p>
            <w:pPr>
              <w:spacing w:after="0"/>
              <w:jc w:val="left"/>
            </w:pPr>
            <w:r>
              <w:rPr>
                <w:rFonts w:ascii="Times New Roman" w:hAnsi="Times New Roman"/>
                <w:b w:val="0"/>
                <w:sz w:val="17"/>
              </w:rPr>
              <w:t>0.74%</w:t>
            </w:r>
          </w:p>
        </w:tc>
        <w:tc>
          <w:tcPr>
            <w:tcW w:type="dxa" w:w="900"/>
            <w:vAlign w:val="center"/>
          </w:tcPr>
          <w:p>
            <w:pPr>
              <w:spacing w:after="0"/>
              <w:jc w:val="left"/>
            </w:pPr>
            <w:r>
              <w:rPr>
                <w:rFonts w:ascii="Times New Roman" w:hAnsi="Times New Roman"/>
                <w:b w:val="0"/>
                <w:sz w:val="17"/>
              </w:rPr>
              <w:t>2.06%</w:t>
            </w:r>
          </w:p>
        </w:tc>
        <w:tc>
          <w:tcPr>
            <w:tcW w:type="dxa" w:w="900"/>
            <w:vAlign w:val="center"/>
          </w:tcPr>
          <w:p>
            <w:pPr>
              <w:spacing w:after="0"/>
              <w:jc w:val="left"/>
            </w:pPr>
            <w:r>
              <w:rPr>
                <w:rFonts w:ascii="Times New Roman" w:hAnsi="Times New Roman"/>
                <w:b w:val="0"/>
                <w:sz w:val="17"/>
              </w:rPr>
              <w:t>+1.32 pp</w:t>
            </w:r>
          </w:p>
        </w:tc>
        <w:tc>
          <w:tcPr>
            <w:tcW w:type="dxa" w:w="4140"/>
            <w:vAlign w:val="center"/>
          </w:tcPr>
          <w:p>
            <w:pPr>
              <w:spacing w:after="0"/>
              <w:jc w:val="left"/>
            </w:pPr>
            <w:r>
              <w:rPr>
                <w:rFonts w:ascii="Times New Roman" w:hAnsi="Times New Roman"/>
                <w:b w:val="0"/>
                <w:sz w:val="17"/>
              </w:rPr>
              <w:t>Increases in the mapped conflict and performance-review clusters.</w:t>
            </w:r>
          </w:p>
        </w:tc>
      </w:tr>
      <w:tr>
        <w:tc>
          <w:tcPr>
            <w:tcW w:type="dxa" w:w="2520"/>
            <w:vAlign w:val="center"/>
          </w:tcPr>
          <w:p>
            <w:pPr>
              <w:spacing w:after="0"/>
              <w:jc w:val="left"/>
            </w:pPr>
            <w:r>
              <w:rPr>
                <w:rFonts w:ascii="Times New Roman" w:hAnsi="Times New Roman"/>
                <w:b w:val="0"/>
                <w:sz w:val="17"/>
              </w:rPr>
              <w:t>Compensation and pay rights</w:t>
            </w:r>
          </w:p>
        </w:tc>
        <w:tc>
          <w:tcPr>
            <w:tcW w:type="dxa" w:w="900"/>
            <w:vAlign w:val="center"/>
          </w:tcPr>
          <w:p>
            <w:pPr>
              <w:spacing w:after="0"/>
              <w:jc w:val="left"/>
            </w:pPr>
            <w:r>
              <w:rPr>
                <w:rFonts w:ascii="Times New Roman" w:hAnsi="Times New Roman"/>
                <w:b w:val="0"/>
                <w:sz w:val="17"/>
              </w:rPr>
              <w:t>3.52%</w:t>
            </w:r>
          </w:p>
        </w:tc>
        <w:tc>
          <w:tcPr>
            <w:tcW w:type="dxa" w:w="900"/>
            <w:vAlign w:val="center"/>
          </w:tcPr>
          <w:p>
            <w:pPr>
              <w:spacing w:after="0"/>
              <w:jc w:val="left"/>
            </w:pPr>
            <w:r>
              <w:rPr>
                <w:rFonts w:ascii="Times New Roman" w:hAnsi="Times New Roman"/>
                <w:b w:val="0"/>
                <w:sz w:val="17"/>
              </w:rPr>
              <w:t>3.04%</w:t>
            </w:r>
          </w:p>
        </w:tc>
        <w:tc>
          <w:tcPr>
            <w:tcW w:type="dxa" w:w="900"/>
            <w:vAlign w:val="center"/>
          </w:tcPr>
          <w:p>
            <w:pPr>
              <w:spacing w:after="0"/>
              <w:jc w:val="left"/>
            </w:pPr>
            <w:r>
              <w:rPr>
                <w:rFonts w:ascii="Times New Roman" w:hAnsi="Times New Roman"/>
                <w:b w:val="0"/>
                <w:sz w:val="17"/>
              </w:rPr>
              <w:t>-0.48 pp</w:t>
            </w:r>
          </w:p>
        </w:tc>
        <w:tc>
          <w:tcPr>
            <w:tcW w:type="dxa" w:w="4140"/>
            <w:vAlign w:val="center"/>
          </w:tcPr>
          <w:p>
            <w:pPr>
              <w:spacing w:after="0"/>
              <w:jc w:val="left"/>
            </w:pPr>
            <w:r>
              <w:rPr>
                <w:rFonts w:ascii="Times New Roman" w:hAnsi="Times New Roman"/>
                <w:b w:val="0"/>
                <w:sz w:val="17"/>
              </w:rPr>
              <w:t>Remains substantial in every window after a Y2 high.</w:t>
            </w:r>
          </w:p>
        </w:tc>
      </w:tr>
      <w:tr>
        <w:tc>
          <w:tcPr>
            <w:tcW w:type="dxa" w:w="2520"/>
            <w:vAlign w:val="center"/>
          </w:tcPr>
          <w:p>
            <w:pPr>
              <w:spacing w:after="0"/>
              <w:jc w:val="left"/>
            </w:pPr>
            <w:r>
              <w:rPr>
                <w:rFonts w:ascii="Times New Roman" w:hAnsi="Times New Roman"/>
                <w:b w:val="0"/>
                <w:sz w:val="17"/>
              </w:rPr>
              <w:t>Career precarity and exit</w:t>
            </w:r>
          </w:p>
        </w:tc>
        <w:tc>
          <w:tcPr>
            <w:tcW w:type="dxa" w:w="900"/>
            <w:vAlign w:val="center"/>
          </w:tcPr>
          <w:p>
            <w:pPr>
              <w:spacing w:after="0"/>
              <w:jc w:val="left"/>
            </w:pPr>
            <w:r>
              <w:rPr>
                <w:rFonts w:ascii="Times New Roman" w:hAnsi="Times New Roman"/>
                <w:b w:val="0"/>
                <w:sz w:val="17"/>
              </w:rPr>
              <w:t>2.54%</w:t>
            </w:r>
          </w:p>
        </w:tc>
        <w:tc>
          <w:tcPr>
            <w:tcW w:type="dxa" w:w="900"/>
            <w:vAlign w:val="center"/>
          </w:tcPr>
          <w:p>
            <w:pPr>
              <w:spacing w:after="0"/>
              <w:jc w:val="left"/>
            </w:pPr>
            <w:r>
              <w:rPr>
                <w:rFonts w:ascii="Times New Roman" w:hAnsi="Times New Roman"/>
                <w:b w:val="0"/>
                <w:sz w:val="17"/>
              </w:rPr>
              <w:t>2.47%</w:t>
            </w:r>
          </w:p>
        </w:tc>
        <w:tc>
          <w:tcPr>
            <w:tcW w:type="dxa" w:w="900"/>
            <w:vAlign w:val="center"/>
          </w:tcPr>
          <w:p>
            <w:pPr>
              <w:spacing w:after="0"/>
              <w:jc w:val="left"/>
            </w:pPr>
            <w:r>
              <w:rPr>
                <w:rFonts w:ascii="Times New Roman" w:hAnsi="Times New Roman"/>
                <w:b w:val="0"/>
                <w:sz w:val="17"/>
              </w:rPr>
              <w:t>-0.07 pp</w:t>
            </w:r>
          </w:p>
        </w:tc>
        <w:tc>
          <w:tcPr>
            <w:tcW w:type="dxa" w:w="4140"/>
            <w:vAlign w:val="center"/>
          </w:tcPr>
          <w:p>
            <w:pPr>
              <w:spacing w:after="0"/>
              <w:jc w:val="left"/>
            </w:pPr>
            <w:r>
              <w:rPr>
                <w:rFonts w:ascii="Times New Roman" w:hAnsi="Times New Roman"/>
                <w:b w:val="0"/>
                <w:sz w:val="17"/>
              </w:rPr>
              <w:t>Broadly stable across the four windows.</w:t>
            </w:r>
          </w:p>
        </w:tc>
      </w:tr>
      <w:tr>
        <w:tc>
          <w:tcPr>
            <w:tcW w:type="dxa" w:w="2520"/>
            <w:vAlign w:val="center"/>
          </w:tcPr>
          <w:p>
            <w:pPr>
              <w:spacing w:after="0"/>
              <w:jc w:val="left"/>
            </w:pPr>
            <w:r>
              <w:rPr>
                <w:rFonts w:ascii="Times New Roman" w:hAnsi="Times New Roman"/>
                <w:b w:val="0"/>
                <w:sz w:val="17"/>
              </w:rPr>
              <w:t>Recruitment and labor market</w:t>
            </w:r>
          </w:p>
        </w:tc>
        <w:tc>
          <w:tcPr>
            <w:tcW w:type="dxa" w:w="900"/>
            <w:vAlign w:val="center"/>
          </w:tcPr>
          <w:p>
            <w:pPr>
              <w:spacing w:after="0"/>
              <w:jc w:val="left"/>
            </w:pPr>
            <w:r>
              <w:rPr>
                <w:rFonts w:ascii="Times New Roman" w:hAnsi="Times New Roman"/>
                <w:b w:val="0"/>
                <w:sz w:val="17"/>
              </w:rPr>
              <w:t>1.98%</w:t>
            </w:r>
          </w:p>
        </w:tc>
        <w:tc>
          <w:tcPr>
            <w:tcW w:type="dxa" w:w="900"/>
            <w:vAlign w:val="center"/>
          </w:tcPr>
          <w:p>
            <w:pPr>
              <w:spacing w:after="0"/>
              <w:jc w:val="left"/>
            </w:pPr>
            <w:r>
              <w:rPr>
                <w:rFonts w:ascii="Times New Roman" w:hAnsi="Times New Roman"/>
                <w:b w:val="0"/>
                <w:sz w:val="17"/>
              </w:rPr>
              <w:t>2.33%</w:t>
            </w:r>
          </w:p>
        </w:tc>
        <w:tc>
          <w:tcPr>
            <w:tcW w:type="dxa" w:w="900"/>
            <w:vAlign w:val="center"/>
          </w:tcPr>
          <w:p>
            <w:pPr>
              <w:spacing w:after="0"/>
              <w:jc w:val="left"/>
            </w:pPr>
            <w:r>
              <w:rPr>
                <w:rFonts w:ascii="Times New Roman" w:hAnsi="Times New Roman"/>
                <w:b w:val="0"/>
                <w:sz w:val="17"/>
              </w:rPr>
              <w:t>+0.35 pp</w:t>
            </w:r>
          </w:p>
        </w:tc>
        <w:tc>
          <w:tcPr>
            <w:tcW w:type="dxa" w:w="4140"/>
            <w:vAlign w:val="center"/>
          </w:tcPr>
          <w:p>
            <w:pPr>
              <w:spacing w:after="0"/>
              <w:jc w:val="left"/>
            </w:pPr>
            <w:r>
              <w:rPr>
                <w:rFonts w:ascii="Times New Roman" w:hAnsi="Times New Roman"/>
                <w:b w:val="0"/>
                <w:sz w:val="17"/>
              </w:rPr>
              <w:t>Persistent with a modest net increase.</w:t>
            </w:r>
          </w:p>
        </w:tc>
      </w:tr>
      <w:tr>
        <w:tc>
          <w:tcPr>
            <w:tcW w:type="dxa" w:w="2520"/>
            <w:vAlign w:val="center"/>
          </w:tcPr>
          <w:p>
            <w:pPr>
              <w:spacing w:after="0"/>
              <w:jc w:val="left"/>
            </w:pPr>
            <w:r>
              <w:rPr>
                <w:rFonts w:ascii="Times New Roman" w:hAnsi="Times New Roman"/>
                <w:b w:val="0"/>
                <w:sz w:val="17"/>
              </w:rPr>
              <w:t>Work arrangements and control</w:t>
            </w:r>
          </w:p>
        </w:tc>
        <w:tc>
          <w:tcPr>
            <w:tcW w:type="dxa" w:w="900"/>
            <w:vAlign w:val="center"/>
          </w:tcPr>
          <w:p>
            <w:pPr>
              <w:spacing w:after="0"/>
              <w:jc w:val="left"/>
            </w:pPr>
            <w:r>
              <w:rPr>
                <w:rFonts w:ascii="Times New Roman" w:hAnsi="Times New Roman"/>
                <w:b w:val="0"/>
                <w:sz w:val="17"/>
              </w:rPr>
              <w:t>1.01%</w:t>
            </w:r>
          </w:p>
        </w:tc>
        <w:tc>
          <w:tcPr>
            <w:tcW w:type="dxa" w:w="900"/>
            <w:vAlign w:val="center"/>
          </w:tcPr>
          <w:p>
            <w:pPr>
              <w:spacing w:after="0"/>
              <w:jc w:val="left"/>
            </w:pPr>
            <w:r>
              <w:rPr>
                <w:rFonts w:ascii="Times New Roman" w:hAnsi="Times New Roman"/>
                <w:b w:val="0"/>
                <w:sz w:val="17"/>
              </w:rPr>
              <w:t>1.35%</w:t>
            </w:r>
          </w:p>
        </w:tc>
        <w:tc>
          <w:tcPr>
            <w:tcW w:type="dxa" w:w="900"/>
            <w:vAlign w:val="center"/>
          </w:tcPr>
          <w:p>
            <w:pPr>
              <w:spacing w:after="0"/>
              <w:jc w:val="left"/>
            </w:pPr>
            <w:r>
              <w:rPr>
                <w:rFonts w:ascii="Times New Roman" w:hAnsi="Times New Roman"/>
                <w:b w:val="0"/>
                <w:sz w:val="17"/>
              </w:rPr>
              <w:t>+0.34 pp</w:t>
            </w:r>
          </w:p>
        </w:tc>
        <w:tc>
          <w:tcPr>
            <w:tcW w:type="dxa" w:w="4140"/>
            <w:vAlign w:val="center"/>
          </w:tcPr>
          <w:p>
            <w:pPr>
              <w:spacing w:after="0"/>
              <w:jc w:val="left"/>
            </w:pPr>
            <w:r>
              <w:rPr>
                <w:rFonts w:ascii="Times New Roman" w:hAnsi="Times New Roman"/>
                <w:b w:val="0"/>
                <w:sz w:val="17"/>
              </w:rPr>
              <w:t>Remains present; remote/RTO is a distinct stream.</w:t>
            </w:r>
          </w:p>
        </w:tc>
      </w:tr>
      <w:tr>
        <w:tc>
          <w:tcPr>
            <w:tcW w:type="dxa" w:w="2520"/>
            <w:vAlign w:val="center"/>
          </w:tcPr>
          <w:p>
            <w:pPr>
              <w:spacing w:after="0"/>
              <w:jc w:val="left"/>
            </w:pPr>
            <w:r>
              <w:rPr>
                <w:rFonts w:ascii="Times New Roman" w:hAnsi="Times New Roman"/>
                <w:b w:val="0"/>
                <w:sz w:val="17"/>
              </w:rPr>
              <w:t>Collective worker power and rights</w:t>
            </w:r>
          </w:p>
        </w:tc>
        <w:tc>
          <w:tcPr>
            <w:tcW w:type="dxa" w:w="900"/>
            <w:vAlign w:val="center"/>
          </w:tcPr>
          <w:p>
            <w:pPr>
              <w:spacing w:after="0"/>
              <w:jc w:val="left"/>
            </w:pPr>
            <w:r>
              <w:rPr>
                <w:rFonts w:ascii="Times New Roman" w:hAnsi="Times New Roman"/>
                <w:b w:val="0"/>
                <w:sz w:val="17"/>
              </w:rPr>
              <w:t>0.82%</w:t>
            </w:r>
          </w:p>
        </w:tc>
        <w:tc>
          <w:tcPr>
            <w:tcW w:type="dxa" w:w="900"/>
            <w:vAlign w:val="center"/>
          </w:tcPr>
          <w:p>
            <w:pPr>
              <w:spacing w:after="0"/>
              <w:jc w:val="left"/>
            </w:pPr>
            <w:r>
              <w:rPr>
                <w:rFonts w:ascii="Times New Roman" w:hAnsi="Times New Roman"/>
                <w:b w:val="0"/>
                <w:sz w:val="17"/>
              </w:rPr>
              <w:t>0.42%</w:t>
            </w:r>
          </w:p>
        </w:tc>
        <w:tc>
          <w:tcPr>
            <w:tcW w:type="dxa" w:w="900"/>
            <w:vAlign w:val="center"/>
          </w:tcPr>
          <w:p>
            <w:pPr>
              <w:spacing w:after="0"/>
              <w:jc w:val="left"/>
            </w:pPr>
            <w:r>
              <w:rPr>
                <w:rFonts w:ascii="Times New Roman" w:hAnsi="Times New Roman"/>
                <w:b w:val="0"/>
                <w:sz w:val="17"/>
              </w:rPr>
              <w:t>-0.40 pp</w:t>
            </w:r>
          </w:p>
        </w:tc>
        <w:tc>
          <w:tcPr>
            <w:tcW w:type="dxa" w:w="4140"/>
            <w:vAlign w:val="center"/>
          </w:tcPr>
          <w:p>
            <w:pPr>
              <w:spacing w:after="0"/>
              <w:jc w:val="left"/>
            </w:pPr>
            <w:r>
              <w:rPr>
                <w:rFonts w:ascii="Times New Roman" w:hAnsi="Times New Roman"/>
                <w:b w:val="0"/>
                <w:sz w:val="17"/>
              </w:rPr>
              <w:t>Declines after the earlier unionization peak in the mapped subset.</w:t>
            </w:r>
          </w:p>
        </w:tc>
      </w:tr>
      <w:tr>
        <w:tc>
          <w:tcPr>
            <w:tcW w:type="dxa" w:w="2520"/>
            <w:vAlign w:val="center"/>
          </w:tcPr>
          <w:p>
            <w:pPr>
              <w:spacing w:after="0"/>
              <w:jc w:val="left"/>
            </w:pPr>
            <w:r>
              <w:rPr>
                <w:rFonts w:ascii="Times New Roman" w:hAnsi="Times New Roman"/>
                <w:b w:val="0"/>
                <w:sz w:val="17"/>
              </w:rPr>
              <w:t>Service work and tips</w:t>
            </w:r>
          </w:p>
        </w:tc>
        <w:tc>
          <w:tcPr>
            <w:tcW w:type="dxa" w:w="900"/>
            <w:vAlign w:val="center"/>
          </w:tcPr>
          <w:p>
            <w:pPr>
              <w:spacing w:after="0"/>
              <w:jc w:val="left"/>
            </w:pPr>
            <w:r>
              <w:rPr>
                <w:rFonts w:ascii="Times New Roman" w:hAnsi="Times New Roman"/>
                <w:b w:val="0"/>
                <w:sz w:val="17"/>
              </w:rPr>
              <w:t>1.32%</w:t>
            </w:r>
          </w:p>
        </w:tc>
        <w:tc>
          <w:tcPr>
            <w:tcW w:type="dxa" w:w="900"/>
            <w:vAlign w:val="center"/>
          </w:tcPr>
          <w:p>
            <w:pPr>
              <w:spacing w:after="0"/>
              <w:jc w:val="left"/>
            </w:pPr>
            <w:r>
              <w:rPr>
                <w:rFonts w:ascii="Times New Roman" w:hAnsi="Times New Roman"/>
                <w:b w:val="0"/>
                <w:sz w:val="17"/>
              </w:rPr>
              <w:t>0.93%</w:t>
            </w:r>
          </w:p>
        </w:tc>
        <w:tc>
          <w:tcPr>
            <w:tcW w:type="dxa" w:w="900"/>
            <w:vAlign w:val="center"/>
          </w:tcPr>
          <w:p>
            <w:pPr>
              <w:spacing w:after="0"/>
              <w:jc w:val="left"/>
            </w:pPr>
            <w:r>
              <w:rPr>
                <w:rFonts w:ascii="Times New Roman" w:hAnsi="Times New Roman"/>
                <w:b w:val="0"/>
                <w:sz w:val="17"/>
              </w:rPr>
              <w:t>-0.39 pp</w:t>
            </w:r>
          </w:p>
        </w:tc>
        <w:tc>
          <w:tcPr>
            <w:tcW w:type="dxa" w:w="4140"/>
            <w:vAlign w:val="center"/>
          </w:tcPr>
          <w:p>
            <w:pPr>
              <w:spacing w:after="0"/>
              <w:jc w:val="left"/>
            </w:pPr>
            <w:r>
              <w:rPr>
                <w:rFonts w:ascii="Times New Roman" w:hAnsi="Times New Roman"/>
                <w:b w:val="0"/>
                <w:sz w:val="17"/>
              </w:rPr>
              <w:t>Declines in the mapped subset; codebook notes lexical noise.</w:t>
            </w:r>
          </w:p>
        </w:tc>
      </w:tr>
    </w:tbl>
    <w:p>
      <w:pPr>
        <w:spacing w:before="160" w:after="60"/>
      </w:pPr>
      <w:r>
        <w:rPr>
          <w:rFonts w:ascii="Times New Roman" w:hAnsi="Times New Roman"/>
          <w:b/>
          <w:sz w:val="24"/>
        </w:rPr>
        <w:t>Figure 1</w:t>
      </w:r>
    </w:p>
    <w:p>
      <w:pPr>
        <w:spacing w:after="120"/>
      </w:pPr>
      <w:r>
        <w:rPr>
          <w:rFonts w:ascii="Times New Roman" w:hAnsi="Times New Roman"/>
          <w:b w:val="0"/>
          <w:sz w:val="24"/>
        </w:rPr>
        <w:t>Monthly BERTopic assignment coverage. Outliers are a coverage limitation, not a substantive category.</w:t>
      </w:r>
    </w:p>
    <w:p>
      <w:pPr>
        <w:jc w:val="center"/>
      </w:pPr>
      <w:r>
        <w:drawing>
          <wp:inline xmlns:a="http://schemas.openxmlformats.org/drawingml/2006/main" xmlns:pic="http://schemas.openxmlformats.org/drawingml/2006/picture">
            <wp:extent cx="5486400" cy="3236489"/>
            <wp:docPr id="1" name="Picture 1"/>
            <wp:cNvGraphicFramePr>
              <a:graphicFrameLocks noChangeAspect="1"/>
            </wp:cNvGraphicFramePr>
            <a:graphic>
              <a:graphicData uri="http://schemas.openxmlformats.org/drawingml/2006/picture">
                <pic:pic>
                  <pic:nvPicPr>
                    <pic:cNvPr id="0" name="monthly_assignment_coverage.png"/>
                    <pic:cNvPicPr/>
                  </pic:nvPicPr>
                  <pic:blipFill>
                    <a:blip r:embed="rId35"/>
                    <a:stretch>
                      <a:fillRect/>
                    </a:stretch>
                  </pic:blipFill>
                  <pic:spPr>
                    <a:xfrm>
                      <a:off x="0" y="0"/>
                      <a:ext cx="5486400" cy="3236489"/>
                    </a:xfrm>
                    <a:prstGeom prst="rect"/>
                  </pic:spPr>
                </pic:pic>
              </a:graphicData>
            </a:graphic>
          </wp:inline>
        </w:drawing>
      </w:r>
    </w:p>
    <w:p>
      <w:pPr>
        <w:spacing w:before="160" w:after="60"/>
      </w:pPr>
      <w:r>
        <w:rPr>
          <w:rFonts w:ascii="Times New Roman" w:hAnsi="Times New Roman"/>
          <w:b/>
          <w:sz w:val="24"/>
        </w:rPr>
        <w:t>Figure 2</w:t>
      </w:r>
    </w:p>
    <w:p>
      <w:pPr>
        <w:spacing w:after="120"/>
      </w:pPr>
      <w:r>
        <w:rPr>
          <w:rFonts w:ascii="Times New Roman" w:hAnsi="Times New Roman"/>
          <w:b w:val="0"/>
          <w:sz w:val="24"/>
        </w:rPr>
        <w:t>Candidate-theme prevalence by rolling window. Shares use all filtered posts in each window as the denominator.</w:t>
      </w:r>
    </w:p>
    <w:p>
      <w:pPr>
        <w:jc w:val="center"/>
      </w:pPr>
      <w:r>
        <w:drawing>
          <wp:inline xmlns:a="http://schemas.openxmlformats.org/drawingml/2006/main" xmlns:pic="http://schemas.openxmlformats.org/drawingml/2006/picture">
            <wp:extent cx="5486400" cy="3003598"/>
            <wp:docPr id="2" name="Picture 2"/>
            <wp:cNvGraphicFramePr>
              <a:graphicFrameLocks noChangeAspect="1"/>
            </wp:cNvGraphicFramePr>
            <a:graphic>
              <a:graphicData uri="http://schemas.openxmlformats.org/drawingml/2006/picture">
                <pic:pic>
                  <pic:nvPicPr>
                    <pic:cNvPr id="0" name="candidate_theme_rolling_window_prevalence.png"/>
                    <pic:cNvPicPr/>
                  </pic:nvPicPr>
                  <pic:blipFill>
                    <a:blip r:embed="rId36"/>
                    <a:stretch>
                      <a:fillRect/>
                    </a:stretch>
                  </pic:blipFill>
                  <pic:spPr>
                    <a:xfrm>
                      <a:off x="0" y="0"/>
                      <a:ext cx="5486400" cy="3003598"/>
                    </a:xfrm>
                    <a:prstGeom prst="rect"/>
                  </pic:spPr>
                </pic:pic>
              </a:graphicData>
            </a:graphic>
          </wp:inline>
        </w:drawing>
      </w:r>
    </w:p>
    <w:sectPr w:rsidR="007E0C22" w:rsidRPr="00E72077">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2E865" w14:textId="77777777" w:rsidR="00A208DF" w:rsidRDefault="00A208DF" w:rsidP="0053690A">
      <w:pPr>
        <w:spacing w:after="0" w:line="240" w:lineRule="auto"/>
      </w:pPr>
      <w:r>
        <w:separator/>
      </w:r>
    </w:p>
  </w:endnote>
  <w:endnote w:type="continuationSeparator" w:id="0">
    <w:p w14:paraId="0C67497B" w14:textId="77777777" w:rsidR="00A208DF" w:rsidRDefault="00A208DF" w:rsidP="00536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9B6BA" w14:textId="77777777" w:rsidR="00A208DF" w:rsidRDefault="00A208DF" w:rsidP="0053690A">
      <w:pPr>
        <w:spacing w:after="0" w:line="240" w:lineRule="auto"/>
      </w:pPr>
      <w:r>
        <w:separator/>
      </w:r>
    </w:p>
  </w:footnote>
  <w:footnote w:type="continuationSeparator" w:id="0">
    <w:p w14:paraId="61BF8798" w14:textId="77777777" w:rsidR="00A208DF" w:rsidRDefault="00A208DF" w:rsidP="00536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454242"/>
      <w:docPartObj>
        <w:docPartGallery w:val="Page Numbers (Top of Page)"/>
        <w:docPartUnique/>
      </w:docPartObj>
    </w:sdtPr>
    <w:sdtEndPr>
      <w:rPr>
        <w:noProof/>
      </w:rPr>
    </w:sdtEndPr>
    <w:sdtContent>
      <w:p w14:paraId="4F46E42D" w14:textId="1E66413C" w:rsidR="00B70181" w:rsidRDefault="00B701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B3707C" w14:textId="77777777" w:rsidR="00B70181" w:rsidRDefault="00B70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385317"/>
    <w:multiLevelType w:val="multilevel"/>
    <w:tmpl w:val="BAE0AC3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Symbol" w:hAnsi="Symbol" w:hint="default"/>
        <w:sz w:val="20"/>
      </w:rPr>
    </w:lvl>
    <w:lvl w:ilvl="3">
      <w:numFmt w:val="bullet"/>
      <w:lvlText w:val=""/>
      <w:lvlJc w:val="left"/>
      <w:pPr>
        <w:tabs>
          <w:tab w:val="num" w:pos="2880"/>
        </w:tabs>
        <w:ind w:left="2880" w:hanging="360"/>
      </w:pPr>
      <w:rPr>
        <w:rFonts w:ascii="Symbol" w:hAnsi="Symbol" w:hint="default"/>
        <w:sz w:val="20"/>
      </w:rPr>
    </w:lvl>
    <w:lvl w:ilvl="4">
      <w:numFmt w:val="bullet"/>
      <w:lvlText w:val=""/>
      <w:lvlJc w:val="left"/>
      <w:pPr>
        <w:tabs>
          <w:tab w:val="num" w:pos="3600"/>
        </w:tabs>
        <w:ind w:left="3600" w:hanging="360"/>
      </w:pPr>
      <w:rPr>
        <w:rFonts w:ascii="Symbol" w:hAnsi="Symbol" w:hint="default"/>
        <w:sz w:val="20"/>
      </w:rPr>
    </w:lvl>
    <w:lvl w:ilvl="5">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671F07"/>
    <w:multiLevelType w:val="multilevel"/>
    <w:tmpl w:val="26FA9D6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736858206">
    <w:abstractNumId w:val="1"/>
  </w:num>
  <w:num w:numId="2" w16cid:durableId="7993442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nya Mitropoulos">
    <w15:presenceInfo w15:providerId="Windows Live" w15:userId="f2b4e097c5684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22"/>
    <w:rsid w:val="00000534"/>
    <w:rsid w:val="00007AD8"/>
    <w:rsid w:val="00012D09"/>
    <w:rsid w:val="000264AB"/>
    <w:rsid w:val="00031BFA"/>
    <w:rsid w:val="00037FB6"/>
    <w:rsid w:val="000405F1"/>
    <w:rsid w:val="000442AE"/>
    <w:rsid w:val="0004629C"/>
    <w:rsid w:val="00047846"/>
    <w:rsid w:val="00050575"/>
    <w:rsid w:val="00057A56"/>
    <w:rsid w:val="00066734"/>
    <w:rsid w:val="00072846"/>
    <w:rsid w:val="0007350F"/>
    <w:rsid w:val="00091517"/>
    <w:rsid w:val="00094952"/>
    <w:rsid w:val="000A30DB"/>
    <w:rsid w:val="000B3DC3"/>
    <w:rsid w:val="000C0F52"/>
    <w:rsid w:val="000D3A7C"/>
    <w:rsid w:val="000D5B0A"/>
    <w:rsid w:val="000E4FFE"/>
    <w:rsid w:val="000E7AD5"/>
    <w:rsid w:val="000F20A9"/>
    <w:rsid w:val="0010257F"/>
    <w:rsid w:val="0010291F"/>
    <w:rsid w:val="00106F0D"/>
    <w:rsid w:val="00113A24"/>
    <w:rsid w:val="00114715"/>
    <w:rsid w:val="00114AAD"/>
    <w:rsid w:val="00115D69"/>
    <w:rsid w:val="00124B1A"/>
    <w:rsid w:val="001257B7"/>
    <w:rsid w:val="001263EC"/>
    <w:rsid w:val="00126FB6"/>
    <w:rsid w:val="00134A06"/>
    <w:rsid w:val="001426D1"/>
    <w:rsid w:val="001448DD"/>
    <w:rsid w:val="001561E7"/>
    <w:rsid w:val="00157977"/>
    <w:rsid w:val="00183D39"/>
    <w:rsid w:val="00184ABD"/>
    <w:rsid w:val="001916E7"/>
    <w:rsid w:val="00195AFE"/>
    <w:rsid w:val="001A15B7"/>
    <w:rsid w:val="001A3790"/>
    <w:rsid w:val="001A5EA5"/>
    <w:rsid w:val="001A6B37"/>
    <w:rsid w:val="001B5290"/>
    <w:rsid w:val="001B7855"/>
    <w:rsid w:val="001C383C"/>
    <w:rsid w:val="001C62DD"/>
    <w:rsid w:val="001E7786"/>
    <w:rsid w:val="001F0AF1"/>
    <w:rsid w:val="0020274B"/>
    <w:rsid w:val="002209C5"/>
    <w:rsid w:val="002257E3"/>
    <w:rsid w:val="00227714"/>
    <w:rsid w:val="00241424"/>
    <w:rsid w:val="002449B7"/>
    <w:rsid w:val="0025664B"/>
    <w:rsid w:val="0026102A"/>
    <w:rsid w:val="00264200"/>
    <w:rsid w:val="00274A4E"/>
    <w:rsid w:val="002832FA"/>
    <w:rsid w:val="00291B32"/>
    <w:rsid w:val="002A2E57"/>
    <w:rsid w:val="002A303A"/>
    <w:rsid w:val="002A6636"/>
    <w:rsid w:val="002B2A4F"/>
    <w:rsid w:val="002B4BC1"/>
    <w:rsid w:val="002B7D21"/>
    <w:rsid w:val="002C4BBD"/>
    <w:rsid w:val="002E4621"/>
    <w:rsid w:val="002E6DFB"/>
    <w:rsid w:val="002F2939"/>
    <w:rsid w:val="002F747A"/>
    <w:rsid w:val="0030288B"/>
    <w:rsid w:val="00314DBB"/>
    <w:rsid w:val="0031562A"/>
    <w:rsid w:val="003233A6"/>
    <w:rsid w:val="00326B0C"/>
    <w:rsid w:val="00334FEB"/>
    <w:rsid w:val="00357950"/>
    <w:rsid w:val="003635AB"/>
    <w:rsid w:val="003653FA"/>
    <w:rsid w:val="003710BC"/>
    <w:rsid w:val="00374169"/>
    <w:rsid w:val="0037602F"/>
    <w:rsid w:val="0037671B"/>
    <w:rsid w:val="00390499"/>
    <w:rsid w:val="003B017B"/>
    <w:rsid w:val="003C048A"/>
    <w:rsid w:val="003C07A6"/>
    <w:rsid w:val="003C27BC"/>
    <w:rsid w:val="003C558C"/>
    <w:rsid w:val="003C6E82"/>
    <w:rsid w:val="003C7616"/>
    <w:rsid w:val="003D5EAC"/>
    <w:rsid w:val="003D75EC"/>
    <w:rsid w:val="003E307B"/>
    <w:rsid w:val="003F67C4"/>
    <w:rsid w:val="00404723"/>
    <w:rsid w:val="00404838"/>
    <w:rsid w:val="00411971"/>
    <w:rsid w:val="004158C5"/>
    <w:rsid w:val="00424B1E"/>
    <w:rsid w:val="00425B69"/>
    <w:rsid w:val="00435BE7"/>
    <w:rsid w:val="00450252"/>
    <w:rsid w:val="00450443"/>
    <w:rsid w:val="0046391B"/>
    <w:rsid w:val="00467DFC"/>
    <w:rsid w:val="004743D0"/>
    <w:rsid w:val="0047536D"/>
    <w:rsid w:val="00484FE0"/>
    <w:rsid w:val="00492264"/>
    <w:rsid w:val="00493416"/>
    <w:rsid w:val="004A47EF"/>
    <w:rsid w:val="004A60E4"/>
    <w:rsid w:val="004A6E6C"/>
    <w:rsid w:val="004C29BC"/>
    <w:rsid w:val="004C31C7"/>
    <w:rsid w:val="004E4FFD"/>
    <w:rsid w:val="004E6902"/>
    <w:rsid w:val="004E79EC"/>
    <w:rsid w:val="004F5B64"/>
    <w:rsid w:val="005320A0"/>
    <w:rsid w:val="00533CC2"/>
    <w:rsid w:val="0053690A"/>
    <w:rsid w:val="0054311C"/>
    <w:rsid w:val="00543D98"/>
    <w:rsid w:val="005471DE"/>
    <w:rsid w:val="00551459"/>
    <w:rsid w:val="005714FE"/>
    <w:rsid w:val="005739DF"/>
    <w:rsid w:val="00576C4B"/>
    <w:rsid w:val="005779D0"/>
    <w:rsid w:val="0058711E"/>
    <w:rsid w:val="005A595F"/>
    <w:rsid w:val="005A5BBF"/>
    <w:rsid w:val="005A676B"/>
    <w:rsid w:val="005A7051"/>
    <w:rsid w:val="005B2739"/>
    <w:rsid w:val="005B462B"/>
    <w:rsid w:val="005C3484"/>
    <w:rsid w:val="005C3C10"/>
    <w:rsid w:val="005D2756"/>
    <w:rsid w:val="005D692A"/>
    <w:rsid w:val="005E091E"/>
    <w:rsid w:val="005E43A8"/>
    <w:rsid w:val="005E5654"/>
    <w:rsid w:val="005F065C"/>
    <w:rsid w:val="005F1958"/>
    <w:rsid w:val="005F6996"/>
    <w:rsid w:val="0062115C"/>
    <w:rsid w:val="00636AA8"/>
    <w:rsid w:val="0063724F"/>
    <w:rsid w:val="006377DB"/>
    <w:rsid w:val="00637E72"/>
    <w:rsid w:val="00650FAA"/>
    <w:rsid w:val="00657806"/>
    <w:rsid w:val="00657955"/>
    <w:rsid w:val="006709D1"/>
    <w:rsid w:val="00673E60"/>
    <w:rsid w:val="0068154E"/>
    <w:rsid w:val="00696E85"/>
    <w:rsid w:val="006973B4"/>
    <w:rsid w:val="006A1F9E"/>
    <w:rsid w:val="006A2641"/>
    <w:rsid w:val="006A3785"/>
    <w:rsid w:val="006B08EA"/>
    <w:rsid w:val="006C34F7"/>
    <w:rsid w:val="006C446B"/>
    <w:rsid w:val="006C4927"/>
    <w:rsid w:val="006D511D"/>
    <w:rsid w:val="006E10AE"/>
    <w:rsid w:val="007021E2"/>
    <w:rsid w:val="00703198"/>
    <w:rsid w:val="0070589D"/>
    <w:rsid w:val="00710922"/>
    <w:rsid w:val="0071567F"/>
    <w:rsid w:val="007209D7"/>
    <w:rsid w:val="0072321A"/>
    <w:rsid w:val="00723FF8"/>
    <w:rsid w:val="007344D2"/>
    <w:rsid w:val="00750210"/>
    <w:rsid w:val="00755287"/>
    <w:rsid w:val="007627BF"/>
    <w:rsid w:val="00767455"/>
    <w:rsid w:val="00780E8C"/>
    <w:rsid w:val="00781E7B"/>
    <w:rsid w:val="00785778"/>
    <w:rsid w:val="0078798F"/>
    <w:rsid w:val="007A3621"/>
    <w:rsid w:val="007A4109"/>
    <w:rsid w:val="007A70DD"/>
    <w:rsid w:val="007B11E7"/>
    <w:rsid w:val="007B33CA"/>
    <w:rsid w:val="007B6E88"/>
    <w:rsid w:val="007C1A37"/>
    <w:rsid w:val="007C5044"/>
    <w:rsid w:val="007D052D"/>
    <w:rsid w:val="007E0C22"/>
    <w:rsid w:val="007F1B99"/>
    <w:rsid w:val="007F6A47"/>
    <w:rsid w:val="0080773D"/>
    <w:rsid w:val="00815BD6"/>
    <w:rsid w:val="00824DD1"/>
    <w:rsid w:val="00831B7B"/>
    <w:rsid w:val="00835E41"/>
    <w:rsid w:val="00840065"/>
    <w:rsid w:val="00843400"/>
    <w:rsid w:val="0084769E"/>
    <w:rsid w:val="00857327"/>
    <w:rsid w:val="00860699"/>
    <w:rsid w:val="008617BA"/>
    <w:rsid w:val="008638B0"/>
    <w:rsid w:val="008658F2"/>
    <w:rsid w:val="00886588"/>
    <w:rsid w:val="00886A40"/>
    <w:rsid w:val="00890619"/>
    <w:rsid w:val="00891EDD"/>
    <w:rsid w:val="008A1D1A"/>
    <w:rsid w:val="008B2F28"/>
    <w:rsid w:val="008D6620"/>
    <w:rsid w:val="008E1319"/>
    <w:rsid w:val="008E3FAE"/>
    <w:rsid w:val="008F21DF"/>
    <w:rsid w:val="00910D70"/>
    <w:rsid w:val="00911FA7"/>
    <w:rsid w:val="00921C6C"/>
    <w:rsid w:val="00922B39"/>
    <w:rsid w:val="00924B64"/>
    <w:rsid w:val="00933C8C"/>
    <w:rsid w:val="009535BA"/>
    <w:rsid w:val="009548A6"/>
    <w:rsid w:val="009605ED"/>
    <w:rsid w:val="009619EE"/>
    <w:rsid w:val="00963C60"/>
    <w:rsid w:val="00977C7A"/>
    <w:rsid w:val="00980FD4"/>
    <w:rsid w:val="00983EAE"/>
    <w:rsid w:val="009850ED"/>
    <w:rsid w:val="009A0801"/>
    <w:rsid w:val="009A72CA"/>
    <w:rsid w:val="009C0158"/>
    <w:rsid w:val="009C06CE"/>
    <w:rsid w:val="009C7FC0"/>
    <w:rsid w:val="009D0654"/>
    <w:rsid w:val="009D3E78"/>
    <w:rsid w:val="009D42D0"/>
    <w:rsid w:val="00A07A72"/>
    <w:rsid w:val="00A208DF"/>
    <w:rsid w:val="00A45D54"/>
    <w:rsid w:val="00A602AB"/>
    <w:rsid w:val="00A60F03"/>
    <w:rsid w:val="00A667E5"/>
    <w:rsid w:val="00A776D7"/>
    <w:rsid w:val="00A829F4"/>
    <w:rsid w:val="00A8323B"/>
    <w:rsid w:val="00A9000C"/>
    <w:rsid w:val="00A908B5"/>
    <w:rsid w:val="00AA0731"/>
    <w:rsid w:val="00AA5E80"/>
    <w:rsid w:val="00AB2FB7"/>
    <w:rsid w:val="00AB3B90"/>
    <w:rsid w:val="00AC05E3"/>
    <w:rsid w:val="00AC6391"/>
    <w:rsid w:val="00AC7678"/>
    <w:rsid w:val="00AD7C4A"/>
    <w:rsid w:val="00AE465F"/>
    <w:rsid w:val="00B01473"/>
    <w:rsid w:val="00B064D7"/>
    <w:rsid w:val="00B11534"/>
    <w:rsid w:val="00B13F54"/>
    <w:rsid w:val="00B2608E"/>
    <w:rsid w:val="00B26D70"/>
    <w:rsid w:val="00B36F5F"/>
    <w:rsid w:val="00B477C5"/>
    <w:rsid w:val="00B55669"/>
    <w:rsid w:val="00B57545"/>
    <w:rsid w:val="00B60632"/>
    <w:rsid w:val="00B63595"/>
    <w:rsid w:val="00B65443"/>
    <w:rsid w:val="00B70181"/>
    <w:rsid w:val="00B7205C"/>
    <w:rsid w:val="00B7742E"/>
    <w:rsid w:val="00B93117"/>
    <w:rsid w:val="00B96294"/>
    <w:rsid w:val="00B96D51"/>
    <w:rsid w:val="00BA3E2A"/>
    <w:rsid w:val="00BB61CF"/>
    <w:rsid w:val="00BC2FCC"/>
    <w:rsid w:val="00BF2E2A"/>
    <w:rsid w:val="00C07212"/>
    <w:rsid w:val="00C23784"/>
    <w:rsid w:val="00C24733"/>
    <w:rsid w:val="00C36177"/>
    <w:rsid w:val="00C4615A"/>
    <w:rsid w:val="00C553D1"/>
    <w:rsid w:val="00C55A55"/>
    <w:rsid w:val="00C55C45"/>
    <w:rsid w:val="00C62948"/>
    <w:rsid w:val="00C67D14"/>
    <w:rsid w:val="00C71B71"/>
    <w:rsid w:val="00C72880"/>
    <w:rsid w:val="00C76BDF"/>
    <w:rsid w:val="00C82436"/>
    <w:rsid w:val="00C92367"/>
    <w:rsid w:val="00C942D9"/>
    <w:rsid w:val="00CA00A6"/>
    <w:rsid w:val="00CA6008"/>
    <w:rsid w:val="00CA7AF6"/>
    <w:rsid w:val="00CC20EA"/>
    <w:rsid w:val="00CD0CBB"/>
    <w:rsid w:val="00CD6E3E"/>
    <w:rsid w:val="00CE431D"/>
    <w:rsid w:val="00CE7F0D"/>
    <w:rsid w:val="00D01CBF"/>
    <w:rsid w:val="00D05EC5"/>
    <w:rsid w:val="00D07DB2"/>
    <w:rsid w:val="00D2428D"/>
    <w:rsid w:val="00D25E95"/>
    <w:rsid w:val="00D367DF"/>
    <w:rsid w:val="00D37DCF"/>
    <w:rsid w:val="00D5143D"/>
    <w:rsid w:val="00D54A9A"/>
    <w:rsid w:val="00D604F3"/>
    <w:rsid w:val="00D60F67"/>
    <w:rsid w:val="00D612A6"/>
    <w:rsid w:val="00D64B69"/>
    <w:rsid w:val="00D6772A"/>
    <w:rsid w:val="00D71C31"/>
    <w:rsid w:val="00D80370"/>
    <w:rsid w:val="00D809DF"/>
    <w:rsid w:val="00D81969"/>
    <w:rsid w:val="00D94D31"/>
    <w:rsid w:val="00D95C90"/>
    <w:rsid w:val="00DA70A6"/>
    <w:rsid w:val="00DA777C"/>
    <w:rsid w:val="00DB4EE0"/>
    <w:rsid w:val="00DE3850"/>
    <w:rsid w:val="00DF1033"/>
    <w:rsid w:val="00DF5E14"/>
    <w:rsid w:val="00DF6875"/>
    <w:rsid w:val="00E106BD"/>
    <w:rsid w:val="00E10C49"/>
    <w:rsid w:val="00E11B85"/>
    <w:rsid w:val="00E14A46"/>
    <w:rsid w:val="00E17D11"/>
    <w:rsid w:val="00E306A6"/>
    <w:rsid w:val="00E35713"/>
    <w:rsid w:val="00E4295E"/>
    <w:rsid w:val="00E455E3"/>
    <w:rsid w:val="00E45EF0"/>
    <w:rsid w:val="00E54045"/>
    <w:rsid w:val="00E6511B"/>
    <w:rsid w:val="00E72077"/>
    <w:rsid w:val="00E9141F"/>
    <w:rsid w:val="00E92469"/>
    <w:rsid w:val="00EA2A65"/>
    <w:rsid w:val="00EB2689"/>
    <w:rsid w:val="00EB7299"/>
    <w:rsid w:val="00EC1395"/>
    <w:rsid w:val="00ED08B1"/>
    <w:rsid w:val="00ED0D53"/>
    <w:rsid w:val="00EE3E73"/>
    <w:rsid w:val="00EE45E4"/>
    <w:rsid w:val="00EF03B1"/>
    <w:rsid w:val="00EF2378"/>
    <w:rsid w:val="00EF64DD"/>
    <w:rsid w:val="00EF6D32"/>
    <w:rsid w:val="00F031BA"/>
    <w:rsid w:val="00F04F50"/>
    <w:rsid w:val="00F07AD0"/>
    <w:rsid w:val="00F14A3E"/>
    <w:rsid w:val="00F1683D"/>
    <w:rsid w:val="00F17212"/>
    <w:rsid w:val="00F17766"/>
    <w:rsid w:val="00F26888"/>
    <w:rsid w:val="00F26CCF"/>
    <w:rsid w:val="00F30596"/>
    <w:rsid w:val="00F32CA0"/>
    <w:rsid w:val="00F349ED"/>
    <w:rsid w:val="00F40F82"/>
    <w:rsid w:val="00F47B23"/>
    <w:rsid w:val="00F53C10"/>
    <w:rsid w:val="00F61530"/>
    <w:rsid w:val="00F67C26"/>
    <w:rsid w:val="00F80E67"/>
    <w:rsid w:val="00F95653"/>
    <w:rsid w:val="00FC16ED"/>
    <w:rsid w:val="00FD217F"/>
    <w:rsid w:val="00FD5AAD"/>
    <w:rsid w:val="00FD76A6"/>
    <w:rsid w:val="00FE053D"/>
    <w:rsid w:val="00FE0CE3"/>
    <w:rsid w:val="00FE261A"/>
    <w:rsid w:val="11119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65B1"/>
  <w15:chartTrackingRefBased/>
  <w15:docId w15:val="{69841FB6-C829-42B8-B1BD-9EF61317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950"/>
  </w:style>
  <w:style w:type="paragraph" w:styleId="Heading4">
    <w:name w:val="heading 4"/>
    <w:basedOn w:val="Normal"/>
    <w:next w:val="Normal"/>
    <w:link w:val="Heading4Char"/>
    <w:uiPriority w:val="9"/>
    <w:semiHidden/>
    <w:unhideWhenUsed/>
    <w:qFormat/>
    <w:rsid w:val="00B931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09DF"/>
    <w:rPr>
      <w:color w:val="0563C1" w:themeColor="hyperlink"/>
      <w:u w:val="single"/>
    </w:rPr>
  </w:style>
  <w:style w:type="character" w:styleId="UnresolvedMention">
    <w:name w:val="Unresolved Mention"/>
    <w:basedOn w:val="DefaultParagraphFont"/>
    <w:uiPriority w:val="99"/>
    <w:semiHidden/>
    <w:unhideWhenUsed/>
    <w:rsid w:val="00D809DF"/>
    <w:rPr>
      <w:color w:val="605E5C"/>
      <w:shd w:val="clear" w:color="auto" w:fill="E1DFDD"/>
    </w:rPr>
  </w:style>
  <w:style w:type="paragraph" w:styleId="BalloonText">
    <w:name w:val="Balloon Text"/>
    <w:basedOn w:val="Normal"/>
    <w:link w:val="BalloonTextChar"/>
    <w:uiPriority w:val="99"/>
    <w:semiHidden/>
    <w:unhideWhenUsed/>
    <w:rsid w:val="00AC76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678"/>
    <w:rPr>
      <w:rFonts w:ascii="Segoe UI" w:hAnsi="Segoe UI" w:cs="Segoe UI"/>
      <w:sz w:val="18"/>
      <w:szCs w:val="18"/>
    </w:rPr>
  </w:style>
  <w:style w:type="character" w:customStyle="1" w:styleId="hgkelc">
    <w:name w:val="hgkelc"/>
    <w:basedOn w:val="DefaultParagraphFont"/>
    <w:rsid w:val="00AC05E3"/>
  </w:style>
  <w:style w:type="character" w:styleId="CommentReference">
    <w:name w:val="annotation reference"/>
    <w:basedOn w:val="DefaultParagraphFont"/>
    <w:uiPriority w:val="99"/>
    <w:semiHidden/>
    <w:unhideWhenUsed/>
    <w:rsid w:val="00BB61CF"/>
    <w:rPr>
      <w:sz w:val="16"/>
      <w:szCs w:val="16"/>
    </w:rPr>
  </w:style>
  <w:style w:type="paragraph" w:styleId="CommentText">
    <w:name w:val="annotation text"/>
    <w:basedOn w:val="Normal"/>
    <w:link w:val="CommentTextChar"/>
    <w:uiPriority w:val="99"/>
    <w:unhideWhenUsed/>
    <w:rsid w:val="00BB61CF"/>
    <w:pPr>
      <w:spacing w:line="240" w:lineRule="auto"/>
    </w:pPr>
    <w:rPr>
      <w:sz w:val="20"/>
      <w:szCs w:val="20"/>
    </w:rPr>
  </w:style>
  <w:style w:type="character" w:customStyle="1" w:styleId="CommentTextChar">
    <w:name w:val="Comment Text Char"/>
    <w:basedOn w:val="DefaultParagraphFont"/>
    <w:link w:val="CommentText"/>
    <w:uiPriority w:val="99"/>
    <w:rsid w:val="00BB61CF"/>
    <w:rPr>
      <w:sz w:val="20"/>
      <w:szCs w:val="20"/>
    </w:rPr>
  </w:style>
  <w:style w:type="paragraph" w:styleId="CommentSubject">
    <w:name w:val="annotation subject"/>
    <w:basedOn w:val="CommentText"/>
    <w:next w:val="CommentText"/>
    <w:link w:val="CommentSubjectChar"/>
    <w:uiPriority w:val="99"/>
    <w:semiHidden/>
    <w:unhideWhenUsed/>
    <w:rsid w:val="00BB61CF"/>
    <w:rPr>
      <w:b/>
      <w:bCs/>
    </w:rPr>
  </w:style>
  <w:style w:type="character" w:customStyle="1" w:styleId="CommentSubjectChar">
    <w:name w:val="Comment Subject Char"/>
    <w:basedOn w:val="CommentTextChar"/>
    <w:link w:val="CommentSubject"/>
    <w:uiPriority w:val="99"/>
    <w:semiHidden/>
    <w:rsid w:val="00BB61CF"/>
    <w:rPr>
      <w:b/>
      <w:bCs/>
      <w:sz w:val="20"/>
      <w:szCs w:val="20"/>
    </w:rPr>
  </w:style>
  <w:style w:type="paragraph" w:styleId="Revision">
    <w:name w:val="Revision"/>
    <w:hidden/>
    <w:uiPriority w:val="99"/>
    <w:semiHidden/>
    <w:rsid w:val="00227714"/>
    <w:pPr>
      <w:spacing w:after="0" w:line="240" w:lineRule="auto"/>
    </w:pPr>
  </w:style>
  <w:style w:type="character" w:customStyle="1" w:styleId="Heading4Char">
    <w:name w:val="Heading 4 Char"/>
    <w:basedOn w:val="DefaultParagraphFont"/>
    <w:link w:val="Heading4"/>
    <w:uiPriority w:val="9"/>
    <w:semiHidden/>
    <w:rsid w:val="00B93117"/>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F16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9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90A"/>
  </w:style>
  <w:style w:type="paragraph" w:styleId="Footer">
    <w:name w:val="footer"/>
    <w:basedOn w:val="Normal"/>
    <w:link w:val="FooterChar"/>
    <w:uiPriority w:val="99"/>
    <w:unhideWhenUsed/>
    <w:rsid w:val="005369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90A"/>
  </w:style>
  <w:style w:type="character" w:styleId="FollowedHyperlink">
    <w:name w:val="FollowedHyperlink"/>
    <w:basedOn w:val="DefaultParagraphFont"/>
    <w:uiPriority w:val="99"/>
    <w:semiHidden/>
    <w:unhideWhenUsed/>
    <w:rsid w:val="00D367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251822">
      <w:bodyDiv w:val="1"/>
      <w:marLeft w:val="0"/>
      <w:marRight w:val="0"/>
      <w:marTop w:val="0"/>
      <w:marBottom w:val="0"/>
      <w:divBdr>
        <w:top w:val="none" w:sz="0" w:space="0" w:color="auto"/>
        <w:left w:val="none" w:sz="0" w:space="0" w:color="auto"/>
        <w:bottom w:val="none" w:sz="0" w:space="0" w:color="auto"/>
        <w:right w:val="none" w:sz="0" w:space="0" w:color="auto"/>
      </w:divBdr>
    </w:div>
    <w:div w:id="442382743">
      <w:bodyDiv w:val="1"/>
      <w:marLeft w:val="0"/>
      <w:marRight w:val="0"/>
      <w:marTop w:val="0"/>
      <w:marBottom w:val="0"/>
      <w:divBdr>
        <w:top w:val="none" w:sz="0" w:space="0" w:color="auto"/>
        <w:left w:val="none" w:sz="0" w:space="0" w:color="auto"/>
        <w:bottom w:val="none" w:sz="0" w:space="0" w:color="auto"/>
        <w:right w:val="none" w:sz="0" w:space="0" w:color="auto"/>
      </w:divBdr>
    </w:div>
    <w:div w:id="605428821">
      <w:bodyDiv w:val="1"/>
      <w:marLeft w:val="0"/>
      <w:marRight w:val="0"/>
      <w:marTop w:val="0"/>
      <w:marBottom w:val="0"/>
      <w:divBdr>
        <w:top w:val="none" w:sz="0" w:space="0" w:color="auto"/>
        <w:left w:val="none" w:sz="0" w:space="0" w:color="auto"/>
        <w:bottom w:val="none" w:sz="0" w:space="0" w:color="auto"/>
        <w:right w:val="none" w:sz="0" w:space="0" w:color="auto"/>
      </w:divBdr>
    </w:div>
    <w:div w:id="830029214">
      <w:bodyDiv w:val="1"/>
      <w:marLeft w:val="0"/>
      <w:marRight w:val="0"/>
      <w:marTop w:val="0"/>
      <w:marBottom w:val="0"/>
      <w:divBdr>
        <w:top w:val="none" w:sz="0" w:space="0" w:color="auto"/>
        <w:left w:val="none" w:sz="0" w:space="0" w:color="auto"/>
        <w:bottom w:val="none" w:sz="0" w:space="0" w:color="auto"/>
        <w:right w:val="none" w:sz="0" w:space="0" w:color="auto"/>
      </w:divBdr>
    </w:div>
    <w:div w:id="867182958">
      <w:bodyDiv w:val="1"/>
      <w:marLeft w:val="0"/>
      <w:marRight w:val="0"/>
      <w:marTop w:val="0"/>
      <w:marBottom w:val="0"/>
      <w:divBdr>
        <w:top w:val="none" w:sz="0" w:space="0" w:color="auto"/>
        <w:left w:val="none" w:sz="0" w:space="0" w:color="auto"/>
        <w:bottom w:val="none" w:sz="0" w:space="0" w:color="auto"/>
        <w:right w:val="none" w:sz="0" w:space="0" w:color="auto"/>
      </w:divBdr>
    </w:div>
    <w:div w:id="897664645">
      <w:bodyDiv w:val="1"/>
      <w:marLeft w:val="0"/>
      <w:marRight w:val="0"/>
      <w:marTop w:val="0"/>
      <w:marBottom w:val="0"/>
      <w:divBdr>
        <w:top w:val="none" w:sz="0" w:space="0" w:color="auto"/>
        <w:left w:val="none" w:sz="0" w:space="0" w:color="auto"/>
        <w:bottom w:val="none" w:sz="0" w:space="0" w:color="auto"/>
        <w:right w:val="none" w:sz="0" w:space="0" w:color="auto"/>
      </w:divBdr>
    </w:div>
    <w:div w:id="1016928061">
      <w:bodyDiv w:val="1"/>
      <w:marLeft w:val="0"/>
      <w:marRight w:val="0"/>
      <w:marTop w:val="0"/>
      <w:marBottom w:val="0"/>
      <w:divBdr>
        <w:top w:val="none" w:sz="0" w:space="0" w:color="auto"/>
        <w:left w:val="none" w:sz="0" w:space="0" w:color="auto"/>
        <w:bottom w:val="none" w:sz="0" w:space="0" w:color="auto"/>
        <w:right w:val="none" w:sz="0" w:space="0" w:color="auto"/>
      </w:divBdr>
    </w:div>
    <w:div w:id="1021199391">
      <w:bodyDiv w:val="1"/>
      <w:marLeft w:val="0"/>
      <w:marRight w:val="0"/>
      <w:marTop w:val="0"/>
      <w:marBottom w:val="0"/>
      <w:divBdr>
        <w:top w:val="none" w:sz="0" w:space="0" w:color="auto"/>
        <w:left w:val="none" w:sz="0" w:space="0" w:color="auto"/>
        <w:bottom w:val="none" w:sz="0" w:space="0" w:color="auto"/>
        <w:right w:val="none" w:sz="0" w:space="0" w:color="auto"/>
      </w:divBdr>
    </w:div>
    <w:div w:id="1271086889">
      <w:bodyDiv w:val="1"/>
      <w:marLeft w:val="0"/>
      <w:marRight w:val="0"/>
      <w:marTop w:val="0"/>
      <w:marBottom w:val="0"/>
      <w:divBdr>
        <w:top w:val="none" w:sz="0" w:space="0" w:color="auto"/>
        <w:left w:val="none" w:sz="0" w:space="0" w:color="auto"/>
        <w:bottom w:val="none" w:sz="0" w:space="0" w:color="auto"/>
        <w:right w:val="none" w:sz="0" w:space="0" w:color="auto"/>
      </w:divBdr>
    </w:div>
    <w:div w:id="1447772576">
      <w:bodyDiv w:val="1"/>
      <w:marLeft w:val="0"/>
      <w:marRight w:val="0"/>
      <w:marTop w:val="0"/>
      <w:marBottom w:val="0"/>
      <w:divBdr>
        <w:top w:val="none" w:sz="0" w:space="0" w:color="auto"/>
        <w:left w:val="none" w:sz="0" w:space="0" w:color="auto"/>
        <w:bottom w:val="none" w:sz="0" w:space="0" w:color="auto"/>
        <w:right w:val="none" w:sz="0" w:space="0" w:color="auto"/>
      </w:divBdr>
    </w:div>
    <w:div w:id="1508859549">
      <w:bodyDiv w:val="1"/>
      <w:marLeft w:val="0"/>
      <w:marRight w:val="0"/>
      <w:marTop w:val="0"/>
      <w:marBottom w:val="0"/>
      <w:divBdr>
        <w:top w:val="none" w:sz="0" w:space="0" w:color="auto"/>
        <w:left w:val="none" w:sz="0" w:space="0" w:color="auto"/>
        <w:bottom w:val="none" w:sz="0" w:space="0" w:color="auto"/>
        <w:right w:val="none" w:sz="0" w:space="0" w:color="auto"/>
      </w:divBdr>
    </w:div>
    <w:div w:id="1842238946">
      <w:bodyDiv w:val="1"/>
      <w:marLeft w:val="0"/>
      <w:marRight w:val="0"/>
      <w:marTop w:val="0"/>
      <w:marBottom w:val="0"/>
      <w:divBdr>
        <w:top w:val="none" w:sz="0" w:space="0" w:color="auto"/>
        <w:left w:val="none" w:sz="0" w:space="0" w:color="auto"/>
        <w:bottom w:val="none" w:sz="0" w:space="0" w:color="auto"/>
        <w:right w:val="none" w:sz="0" w:space="0" w:color="auto"/>
      </w:divBdr>
    </w:div>
    <w:div w:id="1915630008">
      <w:bodyDiv w:val="1"/>
      <w:marLeft w:val="0"/>
      <w:marRight w:val="0"/>
      <w:marTop w:val="0"/>
      <w:marBottom w:val="0"/>
      <w:divBdr>
        <w:top w:val="none" w:sz="0" w:space="0" w:color="auto"/>
        <w:left w:val="none" w:sz="0" w:space="0" w:color="auto"/>
        <w:bottom w:val="none" w:sz="0" w:space="0" w:color="auto"/>
        <w:right w:val="none" w:sz="0" w:space="0" w:color="auto"/>
      </w:divBdr>
    </w:div>
    <w:div w:id="198666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leaqua.2007.09.006" TargetMode="External"/><Relationship Id="rId13" Type="http://schemas.openxmlformats.org/officeDocument/2006/relationships/hyperlink" Target="https://www.investopedia.com/the-great-resignation-5199074" TargetMode="External"/><Relationship Id="rId18" Type="http://schemas.openxmlformats.org/officeDocument/2006/relationships/hyperlink" Target="https://www.gallup.com/workplace/247391/fixable-problem-costs-businesses-trillion.aspx" TargetMode="External"/><Relationship Id="rId26" Type="http://schemas.openxmlformats.org/officeDocument/2006/relationships/hyperlink" Target="https://www.reddit.com/r/antiwork/wiki/index/" TargetMode="External"/><Relationship Id="rId3" Type="http://schemas.openxmlformats.org/officeDocument/2006/relationships/settings" Target="settings.xml"/><Relationship Id="rId21" Type="http://schemas.openxmlformats.org/officeDocument/2006/relationships/hyperlink" Target="https://doi.org/10.1371/journal.pone.0073791" TargetMode="External"/><Relationship Id="rId34" Type="http://schemas.openxmlformats.org/officeDocument/2006/relationships/theme" Target="theme/theme1.xml"/><Relationship Id="rId7" Type="http://schemas.openxmlformats.org/officeDocument/2006/relationships/hyperlink" Target="https://www.jmlr.org/papers/volume3/blei03a/blei03a.pdf?ref=https://githubhelp.com" TargetMode="External"/><Relationship Id="rId12" Type="http://schemas.openxmlformats.org/officeDocument/2006/relationships/hyperlink" Target="https://doi.org/10.1177/15480518211010761" TargetMode="External"/><Relationship Id="rId17" Type="http://schemas.openxmlformats.org/officeDocument/2006/relationships/hyperlink" Target="https://doi.org/10.1016/j.obhdp.2016.03.001" TargetMode="External"/><Relationship Id="rId25" Type="http://schemas.openxmlformats.org/officeDocument/2006/relationships/hyperlink" Target="https://doi.org/10.1177/0261927X09351676"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journals.sagepub.com/doi/pdf/10.1177/014920639802400105?casa_token=pREHDvMLbFkAAAAA:bVqCzuVWKsjVG5QPQ1phYn6pzxcIFAh7uJXrsW3n-LZpIMdaTqmbwTay2yU-OGos3g2_R-eFwP11XA" TargetMode="External"/><Relationship Id="rId20" Type="http://schemas.openxmlformats.org/officeDocument/2006/relationships/hyperlink" Target="https://reddit.zendesk.com/hc/en-us/articles/204533859-What-s-a-moderator-" TargetMode="External"/><Relationship Id="rId29" Type="http://schemas.openxmlformats.org/officeDocument/2006/relationships/hyperlink" Target="https://www.washingtonpost.com/opinions/letters-to-the-editor/americans-are-not-antiwork/2021/10/29/746d015e-35e1-11ec-9662-399cfa75efee_stor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ider.com/great-resignation-quit-job-subreddit-anti-work-antiwork-worker-shortage-2021-10" TargetMode="External"/><Relationship Id="rId24" Type="http://schemas.openxmlformats.org/officeDocument/2006/relationships/hyperlink" Target="https://sloanreview.mit.edu/article/why-every-leader-needs-to-worry-about-toxic-cultur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washingtonpost.com/technology/2021/12/16/reddit-kellogg-strike-antiwork/" TargetMode="External"/><Relationship Id="rId23" Type="http://schemas.openxmlformats.org/officeDocument/2006/relationships/hyperlink" Target="https://www.acmpnorcalchapter.org/changemanagement-articles" TargetMode="External"/><Relationship Id="rId28" Type="http://schemas.openxmlformats.org/officeDocument/2006/relationships/hyperlink" Target="https://doi.org/10.1177/0022243718820559" TargetMode="External"/><Relationship Id="rId10" Type="http://schemas.openxmlformats.org/officeDocument/2006/relationships/hyperlink" Target="https://time.com/6106656/workplace-burnout-pandemic/" TargetMode="External"/><Relationship Id="rId19" Type="http://schemas.openxmlformats.org/officeDocument/2006/relationships/hyperlink" Target="https://www.redditinc.com/blog/reddit-recap-2021-community-reflections"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89/big.2016.0054" TargetMode="External"/><Relationship Id="rId14" Type="http://schemas.openxmlformats.org/officeDocument/2006/relationships/hyperlink" Target="https://www.bankrate.com/personal-finance/job-seekers-survey-august-2021/" TargetMode="External"/><Relationship Id="rId22" Type="http://schemas.openxmlformats.org/officeDocument/2006/relationships/hyperlink" Target="https://doi.org/10.1177/0002716215569197" TargetMode="External"/><Relationship Id="rId27" Type="http://schemas.openxmlformats.org/officeDocument/2006/relationships/hyperlink" Target="https://antiwork.uk/2021/12/05/r-antiwork-survey-results/" TargetMode="External"/><Relationship Id="rId30" Type="http://schemas.openxmlformats.org/officeDocument/2006/relationships/hyperlink" Target="https://doi.org/10.1371/journal.pone.0239441" TargetMode="External"/><Relationship Id="rId35" Type="http://schemas.openxmlformats.org/officeDocument/2006/relationships/image" Target="media/image1.png"/><Relationship Id="rId3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17</Pages>
  <Words>4412</Words>
  <Characters>25155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Mitropoulos</dc:creator>
  <cp:keywords/>
  <dc:description/>
  <cp:lastModifiedBy>Tanya Mitropoulos</cp:lastModifiedBy>
  <cp:revision>19</cp:revision>
  <dcterms:created xsi:type="dcterms:W3CDTF">2022-10-11T18:49:00Z</dcterms:created>
  <dcterms:modified xsi:type="dcterms:W3CDTF">2022-10-12T04:33:00Z</dcterms:modified>
</cp:coreProperties>
</file>